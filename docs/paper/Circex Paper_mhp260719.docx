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6B1F" w14:textId="77777777" w:rsidR="007A6DC1" w:rsidRDefault="00000000">
      <w:pPr>
        <w:pStyle w:val="BodyA"/>
        <w:spacing w:after="120"/>
        <w:jc w:val="center"/>
      </w:pPr>
      <w:r>
        <w:rPr>
          <w:b/>
          <w:bCs/>
          <w:sz w:val="30"/>
          <w:szCs w:val="30"/>
        </w:rPr>
        <w:t>Schema-Constrained Structured Extraction of Optical Observations</w:t>
      </w:r>
      <w:r>
        <w:rPr>
          <w:b/>
          <w:bCs/>
          <w:sz w:val="30"/>
          <w:szCs w:val="30"/>
        </w:rPr>
        <w:br/>
        <w:t>from GCN Circulars for Real-Time Ingestion into SkyPortal</w:t>
      </w:r>
    </w:p>
    <w:p w14:paraId="39705251" w14:textId="3D7FA1E8" w:rsidR="00F41E80" w:rsidRPr="00E7149E" w:rsidRDefault="00000000" w:rsidP="00F41E80">
      <w:pPr>
        <w:pStyle w:val="BodyA"/>
        <w:spacing w:after="80"/>
        <w:jc w:val="center"/>
        <w:rPr>
          <w:vertAlign w:val="superscript"/>
          <w:rPrChange w:id="0" w:author="Matthew Phillips" w:date="2026-07-17T23:08:00Z" w16du:dateUtc="2026-07-18T04:08:00Z">
            <w:rPr/>
          </w:rPrChange>
        </w:rPr>
      </w:pPr>
      <w:r>
        <w:rPr>
          <w:sz w:val="22"/>
          <w:szCs w:val="22"/>
        </w:rPr>
        <w:t>Eric Phillip</w:t>
      </w:r>
      <w:r w:rsidR="00F41E80">
        <w:rPr>
          <w:sz w:val="22"/>
          <w:szCs w:val="22"/>
        </w:rPr>
        <w:t>s</w:t>
      </w:r>
      <w:r w:rsidR="00122B4E">
        <w:rPr>
          <w:sz w:val="22"/>
          <w:szCs w:val="22"/>
          <w:vertAlign w:val="superscript"/>
        </w:rPr>
        <w:t>*,</w:t>
      </w:r>
      <w:r w:rsidR="00F41E80">
        <w:rPr>
          <w:rStyle w:val="FootnoteReference"/>
          <w:sz w:val="22"/>
          <w:szCs w:val="22"/>
        </w:rPr>
        <w:footnoteReference w:id="2"/>
      </w:r>
      <w:r w:rsidR="00122B4E">
        <w:rPr>
          <w:sz w:val="22"/>
          <w:szCs w:val="22"/>
        </w:rPr>
        <w:t>,</w:t>
      </w:r>
      <w:r w:rsidR="00B85E9A" w:rsidRPr="00F41E80">
        <w:rPr>
          <w:rFonts w:cs="Times New Roman"/>
          <w:sz w:val="22"/>
          <w:szCs w:val="22"/>
        </w:rPr>
        <w:t xml:space="preserve"> Sushant Sharma Chaudhary</w:t>
      </w:r>
      <w:ins w:id="6" w:author="Matthew Phillips" w:date="2026-07-17T23:08:00Z" w16du:dateUtc="2026-07-18T04:08:00Z">
        <w:r w:rsidR="00E7149E">
          <w:rPr>
            <w:rFonts w:cs="Times New Roman"/>
            <w:sz w:val="22"/>
            <w:szCs w:val="22"/>
            <w:vertAlign w:val="superscript"/>
          </w:rPr>
          <w:t>1</w:t>
        </w:r>
      </w:ins>
      <w:r w:rsidR="00B85E9A" w:rsidRPr="00F41E80">
        <w:rPr>
          <w:rFonts w:cs="Times New Roman"/>
          <w:sz w:val="22"/>
          <w:szCs w:val="22"/>
        </w:rPr>
        <w:t>, and Michael Coughli</w:t>
      </w:r>
      <w:r w:rsidR="00F41E80">
        <w:rPr>
          <w:rFonts w:cs="Times New Roman"/>
          <w:sz w:val="22"/>
          <w:szCs w:val="22"/>
        </w:rPr>
        <w:t>n</w:t>
      </w:r>
      <w:ins w:id="7" w:author="Matthew Phillips" w:date="2026-07-17T23:08:00Z" w16du:dateUtc="2026-07-18T04:08:00Z">
        <w:r w:rsidR="00E7149E">
          <w:rPr>
            <w:rFonts w:cs="Times New Roman"/>
            <w:sz w:val="22"/>
            <w:szCs w:val="22"/>
            <w:vertAlign w:val="superscript"/>
          </w:rPr>
          <w:t>1</w:t>
        </w:r>
      </w:ins>
    </w:p>
    <w:p w14:paraId="225CB6B6" w14:textId="77777777" w:rsidR="00F41E80" w:rsidRDefault="00F41E80" w:rsidP="00F41E80">
      <w:pPr>
        <w:pStyle w:val="BodyA"/>
        <w:spacing w:after="80"/>
        <w:jc w:val="center"/>
      </w:pPr>
    </w:p>
    <w:p w14:paraId="04CCF672" w14:textId="77777777" w:rsidR="007A6DC1" w:rsidRDefault="00000000">
      <w:pPr>
        <w:pStyle w:val="BodyA"/>
        <w:jc w:val="center"/>
        <w:rPr>
          <w:lang w:val="de-DE"/>
        </w:rPr>
      </w:pPr>
      <w:r>
        <w:rPr>
          <w:b/>
          <w:bCs/>
          <w:lang w:val="de-DE"/>
        </w:rPr>
        <w:t>Abstract</w:t>
      </w:r>
    </w:p>
    <w:p w14:paraId="29324CD7" w14:textId="654C1299" w:rsidR="007A6DC1" w:rsidRDefault="00000000" w:rsidP="00223EE9">
      <w:pPr>
        <w:pStyle w:val="BodyA"/>
        <w:ind w:left="432" w:right="432"/>
        <w:jc w:val="both"/>
        <w:sectPr w:rsidR="007A6DC1">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20" w:footer="720" w:gutter="0"/>
          <w:cols w:space="720"/>
        </w:sectPr>
      </w:pPr>
      <w:r>
        <w:rPr>
          <w:sz w:val="18"/>
          <w:szCs w:val="18"/>
        </w:rPr>
        <w:t>The General Coordinates Network (GCN) Circulars are human-written reports of time-domain and multi-messenger observations; the archive of more than 40,500 prose Circulars is difficult to ingest into structured downstream systems. Building directly on the LLM-based analysis of the Circulars archive by Sharma et al. (2026, hereafter Sha26)</w:t>
      </w:r>
      <w:del w:id="8" w:author="Matthew Phillips" w:date="2026-07-17T22:58:00Z" w16du:dateUtc="2026-07-18T03:58:00Z">
        <w:r w:rsidDel="00FE07E8">
          <w:rPr>
            <w:sz w:val="18"/>
            <w:szCs w:val="18"/>
          </w:rPr>
          <w:delText>—</w:delText>
        </w:r>
      </w:del>
      <w:ins w:id="9" w:author="Matthew Phillips" w:date="2026-07-17T22:58:00Z" w16du:dateUtc="2026-07-18T03:58:00Z">
        <w:r w:rsidR="00FE07E8" w:rsidDel="00FE07E8">
          <w:rPr>
            <w:sz w:val="18"/>
            <w:szCs w:val="18"/>
          </w:rPr>
          <w:t xml:space="preserve"> </w:t>
        </w:r>
      </w:ins>
      <w:del w:id="10" w:author="Matthew Phillips" w:date="2026-07-17T22:58:00Z" w16du:dateUtc="2026-07-18T03:58:00Z">
        <w:r w:rsidDel="00FE07E8">
          <w:rPr>
            <w:sz w:val="18"/>
            <w:szCs w:val="18"/>
          </w:rPr>
          <w:delText>whose released topic labels, archive, and Swift-validated redshift table we adopt—</w:delText>
        </w:r>
      </w:del>
      <w:r>
        <w:rPr>
          <w:sz w:val="18"/>
          <w:szCs w:val="18"/>
        </w:rPr>
        <w:t xml:space="preserve">we present Circex, a pipeline that converts optical Circulars into </w:t>
      </w:r>
      <w:del w:id="11" w:author="Matthew Phillips" w:date="2026-07-17T22:58:00Z" w16du:dateUtc="2026-07-18T03:58:00Z">
        <w:r w:rsidDel="00FE07E8">
          <w:rPr>
            <w:sz w:val="18"/>
            <w:szCs w:val="18"/>
          </w:rPr>
          <w:delText>validated JSON</w:delText>
        </w:r>
        <w:r w:rsidR="00432DC2" w:rsidRPr="00432DC2" w:rsidDel="00FE07E8">
          <w:rPr>
            <w:rFonts w:cs="Times New Roman"/>
            <w:sz w:val="18"/>
            <w:szCs w:val="18"/>
          </w:rPr>
          <w:delText>—</w:delText>
        </w:r>
      </w:del>
      <w:r w:rsidR="00432DC2" w:rsidRPr="00432DC2">
        <w:rPr>
          <w:rFonts w:cs="Times New Roman"/>
          <w:sz w:val="18"/>
          <w:szCs w:val="18"/>
        </w:rPr>
        <w:t>a structured, machine-readable text format</w:t>
      </w:r>
      <w:ins w:id="12" w:author="Matthew Phillips" w:date="2026-07-17T22:58:00Z" w16du:dateUtc="2026-07-18T03:58:00Z">
        <w:r w:rsidR="00FE07E8">
          <w:rPr>
            <w:rFonts w:cs="Times New Roman"/>
            <w:sz w:val="18"/>
            <w:szCs w:val="18"/>
          </w:rPr>
          <w:t xml:space="preserve"> (JSON)</w:t>
        </w:r>
      </w:ins>
      <w:del w:id="13" w:author="Matthew Phillips" w:date="2026-07-17T22:58:00Z" w16du:dateUtc="2026-07-18T03:58:00Z">
        <w:r w:rsidR="00432DC2" w:rsidRPr="00432DC2" w:rsidDel="00FE07E8">
          <w:rPr>
            <w:rFonts w:cs="Times New Roman"/>
            <w:sz w:val="18"/>
            <w:szCs w:val="18"/>
          </w:rPr>
          <w:delText>—</w:delText>
        </w:r>
      </w:del>
      <w:ins w:id="14" w:author="Matthew Phillips" w:date="2026-07-17T22:58:00Z" w16du:dateUtc="2026-07-18T03:58:00Z">
        <w:r w:rsidR="00FE07E8">
          <w:rPr>
            <w:rFonts w:cs="Times New Roman"/>
            <w:sz w:val="18"/>
            <w:szCs w:val="18"/>
          </w:rPr>
          <w:t xml:space="preserve"> </w:t>
        </w:r>
      </w:ins>
      <w:r w:rsidR="00432DC2" w:rsidRPr="00432DC2">
        <w:rPr>
          <w:rFonts w:cs="Times New Roman"/>
          <w:sz w:val="18"/>
          <w:szCs w:val="18"/>
        </w:rPr>
        <w:t xml:space="preserve">conforming to a single </w:t>
      </w:r>
      <w:ins w:id="15" w:author="Matthew Phillips" w:date="2026-07-17T22:59:00Z" w16du:dateUtc="2026-07-18T03:59:00Z">
        <w:r w:rsidR="00FE07E8">
          <w:rPr>
            <w:rFonts w:cs="Times New Roman"/>
            <w:sz w:val="18"/>
            <w:szCs w:val="18"/>
          </w:rPr>
          <w:t xml:space="preserve">formally specified </w:t>
        </w:r>
      </w:ins>
      <w:r w:rsidR="00432DC2" w:rsidRPr="00432DC2">
        <w:rPr>
          <w:rFonts w:cs="Times New Roman"/>
          <w:sz w:val="18"/>
          <w:szCs w:val="18"/>
        </w:rPr>
        <w:t>output schema</w:t>
      </w:r>
      <w:del w:id="16" w:author="Matthew Phillips" w:date="2026-07-17T22:59:00Z" w16du:dateUtc="2026-07-18T03:59:00Z">
        <w:r w:rsidR="00432DC2" w:rsidRPr="00432DC2" w:rsidDel="00FE07E8">
          <w:rPr>
            <w:rFonts w:cs="Times New Roman"/>
            <w:sz w:val="18"/>
            <w:szCs w:val="18"/>
          </w:rPr>
          <w:delText>, a formal specification of the allowed fields and their value types</w:delText>
        </w:r>
      </w:del>
      <w:r>
        <w:rPr>
          <w:sz w:val="18"/>
          <w:szCs w:val="18"/>
        </w:rPr>
        <w:t xml:space="preserve"> (nasa-gcn/gcn-schema). </w:t>
      </w:r>
      <w:r w:rsidR="00B85E9A" w:rsidRPr="00B85E9A">
        <w:rPr>
          <w:rFonts w:cs="Times New Roman"/>
          <w:sz w:val="18"/>
          <w:szCs w:val="18"/>
        </w:rPr>
        <w:t>We compare extractors sharing that schema</w:t>
      </w:r>
      <w:r>
        <w:rPr>
          <w:sz w:val="18"/>
          <w:szCs w:val="18"/>
        </w:rPr>
        <w:t xml:space="preserve"> on 500 rows of the Sha26 gold set: a transparent </w:t>
      </w:r>
      <w:r w:rsidR="00432DC2" w:rsidRPr="00432DC2">
        <w:rPr>
          <w:rFonts w:cs="Times New Roman"/>
          <w:sz w:val="18"/>
          <w:szCs w:val="18"/>
        </w:rPr>
        <w:t>baseline built from regular expressions (</w:t>
      </w:r>
      <w:ins w:id="17" w:author="Matthew Phillips" w:date="2026-07-17T23:01:00Z" w16du:dateUtc="2026-07-18T04:01:00Z">
        <w:r w:rsidR="00FE07E8">
          <w:rPr>
            <w:rFonts w:cs="Times New Roman"/>
            <w:sz w:val="18"/>
            <w:szCs w:val="18"/>
          </w:rPr>
          <w:t>rege</w:t>
        </w:r>
      </w:ins>
      <w:ins w:id="18" w:author="Matthew Phillips" w:date="2026-07-17T23:02:00Z" w16du:dateUtc="2026-07-18T04:02:00Z">
        <w:r w:rsidR="00FE07E8">
          <w:rPr>
            <w:rFonts w:cs="Times New Roman"/>
            <w:sz w:val="18"/>
            <w:szCs w:val="18"/>
          </w:rPr>
          <w:t xml:space="preserve">x; </w:t>
        </w:r>
      </w:ins>
      <w:r w:rsidR="00432DC2" w:rsidRPr="00432DC2">
        <w:rPr>
          <w:rFonts w:cs="Times New Roman"/>
          <w:sz w:val="18"/>
          <w:szCs w:val="18"/>
        </w:rPr>
        <w:t>hand-written text-matching patterns), and the same Mistral-7B-Instruct-v0.2 model used by Sha26, run on local hardware with grammar-constrained decoding</w:t>
      </w:r>
      <w:ins w:id="19" w:author="Matthew Phillips" w:date="2026-07-17T23:00:00Z" w16du:dateUtc="2026-07-18T04:00:00Z">
        <w:r w:rsidR="00FE07E8">
          <w:rPr>
            <w:rFonts w:cs="Times New Roman"/>
            <w:sz w:val="18"/>
            <w:szCs w:val="18"/>
          </w:rPr>
          <w:t>.</w:t>
        </w:r>
      </w:ins>
      <w:del w:id="20" w:author="Matthew Phillips" w:date="2026-07-17T23:00:00Z" w16du:dateUtc="2026-07-18T04:00:00Z">
        <w:r w:rsidR="00432DC2" w:rsidRPr="00432DC2" w:rsidDel="00FE07E8">
          <w:rPr>
            <w:rFonts w:cs="Times New Roman"/>
            <w:sz w:val="18"/>
            <w:szCs w:val="18"/>
          </w:rPr>
          <w:delText>, which restricts the model at every step of generation so it can never produce output</w:delText>
        </w:r>
        <w:r w:rsidDel="00FE07E8">
          <w:rPr>
            <w:sz w:val="18"/>
            <w:szCs w:val="18"/>
          </w:rPr>
          <w:delText xml:space="preserve"> that violates the schema</w:delText>
        </w:r>
      </w:del>
      <w:r>
        <w:rPr>
          <w:sz w:val="18"/>
          <w:szCs w:val="18"/>
        </w:rPr>
        <w:t>. The constrained model attains F1 = 0.935 on redshift extraction</w:t>
      </w:r>
      <w:del w:id="21" w:author="Matthew Phillips" w:date="2026-07-17T23:01:00Z" w16du:dateUtc="2026-07-18T04:01:00Z">
        <w:r w:rsidR="00432DC2" w:rsidDel="00FE07E8">
          <w:rPr>
            <w:sz w:val="18"/>
            <w:szCs w:val="18"/>
          </w:rPr>
          <w:delText xml:space="preserve"> (F1 is a 0-to-1 score combining precision, the fraction of extracted values that are correct, with recall, the fraction of true values that are recovered)</w:delText>
        </w:r>
      </w:del>
      <w:r>
        <w:rPr>
          <w:sz w:val="18"/>
          <w:szCs w:val="18"/>
        </w:rPr>
        <w:t xml:space="preserve">, against 0.690 for the identical model under </w:t>
      </w:r>
      <w:ins w:id="22" w:author="Matthew Phillips" w:date="2026-07-17T23:02:00Z" w16du:dateUtc="2026-07-18T04:02:00Z">
        <w:r w:rsidR="00FE07E8">
          <w:rPr>
            <w:sz w:val="18"/>
            <w:szCs w:val="18"/>
          </w:rPr>
          <w:t xml:space="preserve">unconstrained </w:t>
        </w:r>
      </w:ins>
      <w:r>
        <w:rPr>
          <w:sz w:val="18"/>
          <w:szCs w:val="18"/>
        </w:rPr>
        <w:t xml:space="preserve">free-form generation (Δ = +0.245) and 0.862 for </w:t>
      </w:r>
      <w:del w:id="23" w:author="Matthew Phillips" w:date="2026-07-17T23:02:00Z" w16du:dateUtc="2026-07-18T04:02:00Z">
        <w:r w:rsidDel="00FE07E8">
          <w:rPr>
            <w:sz w:val="18"/>
            <w:szCs w:val="18"/>
          </w:rPr>
          <w:delText xml:space="preserve">the </w:delText>
        </w:r>
      </w:del>
      <w:ins w:id="24" w:author="Matthew Phillips" w:date="2026-07-17T23:02:00Z" w16du:dateUtc="2026-07-18T04:02:00Z">
        <w:r w:rsidR="00FE07E8">
          <w:rPr>
            <w:sz w:val="18"/>
            <w:szCs w:val="18"/>
          </w:rPr>
          <w:t xml:space="preserve">a pure </w:t>
        </w:r>
      </w:ins>
      <w:r>
        <w:rPr>
          <w:sz w:val="18"/>
          <w:szCs w:val="18"/>
        </w:rPr>
        <w:t>regex</w:t>
      </w:r>
      <w:ins w:id="25" w:author="Matthew Phillips" w:date="2026-07-17T23:02:00Z" w16du:dateUtc="2026-07-18T04:02:00Z">
        <w:r w:rsidR="00FE07E8">
          <w:rPr>
            <w:sz w:val="18"/>
            <w:szCs w:val="18"/>
          </w:rPr>
          <w:t>-only</w:t>
        </w:r>
      </w:ins>
      <w:r>
        <w:rPr>
          <w:sz w:val="18"/>
          <w:szCs w:val="18"/>
        </w:rPr>
        <w:t xml:space="preserve"> baseline. </w:t>
      </w:r>
      <w:ins w:id="26" w:author="Matthew Phillips" w:date="2026-07-17T23:03:00Z" w16du:dateUtc="2026-07-18T04:03:00Z">
        <w:r w:rsidR="00FE07E8">
          <w:rPr>
            <w:sz w:val="18"/>
            <w:szCs w:val="18"/>
          </w:rPr>
          <w:t xml:space="preserve">Notably, </w:t>
        </w:r>
      </w:ins>
      <w:del w:id="27" w:author="Matthew Phillips" w:date="2026-07-17T23:03:00Z" w16du:dateUtc="2026-07-18T04:03:00Z">
        <w:r w:rsidDel="00FE07E8">
          <w:rPr>
            <w:sz w:val="18"/>
            <w:szCs w:val="18"/>
          </w:rPr>
          <w:delText>T</w:delText>
        </w:r>
      </w:del>
      <w:ins w:id="28" w:author="Matthew Phillips" w:date="2026-07-17T23:03:00Z" w16du:dateUtc="2026-07-18T04:03:00Z">
        <w:r w:rsidR="00FE07E8">
          <w:rPr>
            <w:sz w:val="18"/>
            <w:szCs w:val="18"/>
          </w:rPr>
          <w:t>t</w:t>
        </w:r>
      </w:ins>
      <w:r>
        <w:rPr>
          <w:sz w:val="18"/>
          <w:szCs w:val="18"/>
        </w:rPr>
        <w:t>he improvement is confined to recall (0.559 → 0.937)</w:t>
      </w:r>
      <w:ins w:id="29" w:author="Matthew Phillips" w:date="2026-07-17T23:03:00Z" w16du:dateUtc="2026-07-18T04:03:00Z">
        <w:r w:rsidR="00FE07E8">
          <w:rPr>
            <w:sz w:val="18"/>
            <w:szCs w:val="18"/>
          </w:rPr>
          <w:t>, while precision inc</w:t>
        </w:r>
      </w:ins>
      <w:ins w:id="30" w:author="Matthew Phillips" w:date="2026-07-17T23:04:00Z" w16du:dateUtc="2026-07-18T04:04:00Z">
        <w:r w:rsidR="00FE07E8">
          <w:rPr>
            <w:sz w:val="18"/>
            <w:szCs w:val="18"/>
          </w:rPr>
          <w:t>reases only slightly</w:t>
        </w:r>
      </w:ins>
      <w:r>
        <w:rPr>
          <w:sz w:val="18"/>
          <w:szCs w:val="18"/>
        </w:rPr>
        <w:t xml:space="preserve"> </w:t>
      </w:r>
      <w:del w:id="31" w:author="Matthew Phillips" w:date="2026-07-17T23:04:00Z" w16du:dateUtc="2026-07-18T04:04:00Z">
        <w:r w:rsidDel="00FE07E8">
          <w:rPr>
            <w:sz w:val="18"/>
            <w:szCs w:val="18"/>
          </w:rPr>
          <w:delText xml:space="preserve">at comparable precision </w:delText>
        </w:r>
      </w:del>
      <w:r>
        <w:rPr>
          <w:sz w:val="18"/>
          <w:szCs w:val="18"/>
        </w:rPr>
        <w:t>(0.903 → 0.932)</w:t>
      </w:r>
      <w:ins w:id="32" w:author="Matthew Phillips" w:date="2026-07-17T23:04:00Z" w16du:dateUtc="2026-07-18T04:04:00Z">
        <w:r w:rsidR="00FE07E8">
          <w:rPr>
            <w:sz w:val="18"/>
            <w:szCs w:val="18"/>
          </w:rPr>
          <w:t>.</w:t>
        </w:r>
      </w:ins>
      <w:del w:id="33" w:author="Matthew Phillips" w:date="2026-07-17T23:04:00Z" w16du:dateUtc="2026-07-18T04:04:00Z">
        <w:r w:rsidDel="00FE07E8">
          <w:rPr>
            <w:sz w:val="18"/>
            <w:szCs w:val="18"/>
          </w:rPr>
          <w:delText>:</w:delText>
        </w:r>
      </w:del>
      <w:r>
        <w:rPr>
          <w:sz w:val="18"/>
          <w:szCs w:val="18"/>
        </w:rPr>
        <w:t xml:space="preserve"> </w:t>
      </w:r>
      <w:ins w:id="34" w:author="Matthew Phillips" w:date="2026-07-17T23:04:00Z" w16du:dateUtc="2026-07-18T04:04:00Z">
        <w:r w:rsidR="00FE07E8">
          <w:rPr>
            <w:sz w:val="18"/>
            <w:szCs w:val="18"/>
          </w:rPr>
          <w:t xml:space="preserve"> We observe that </w:t>
        </w:r>
      </w:ins>
      <w:r>
        <w:rPr>
          <w:sz w:val="18"/>
          <w:szCs w:val="18"/>
        </w:rPr>
        <w:t xml:space="preserve">under free-form generation the model </w:t>
      </w:r>
      <w:r w:rsidR="00432DC2" w:rsidRPr="00432DC2">
        <w:rPr>
          <w:rFonts w:cs="Times New Roman"/>
          <w:sz w:val="18"/>
          <w:szCs w:val="18"/>
        </w:rPr>
        <w:t xml:space="preserve">often produces output that </w:t>
      </w:r>
      <w:r w:rsidR="00B85E9A" w:rsidRPr="00B85E9A">
        <w:rPr>
          <w:rFonts w:cs="Times New Roman"/>
          <w:sz w:val="18"/>
          <w:szCs w:val="18"/>
        </w:rPr>
        <w:t>the harness cannot read back as structured data and therefore discards</w:t>
      </w:r>
      <w:del w:id="35" w:author="Matthew Phillips" w:date="2026-07-17T23:05:00Z" w16du:dateUtc="2026-07-18T04:05:00Z">
        <w:r w:rsidDel="00FE07E8">
          <w:rPr>
            <w:sz w:val="18"/>
            <w:szCs w:val="18"/>
          </w:rPr>
          <w:delText>, rather than extracting incorrectly</w:delText>
        </w:r>
      </w:del>
      <w:r>
        <w:rPr>
          <w:sz w:val="18"/>
          <w:szCs w:val="18"/>
        </w:rPr>
        <w:t xml:space="preserve">. </w:t>
      </w:r>
      <w:commentRangeStart w:id="36"/>
      <w:r>
        <w:rPr>
          <w:sz w:val="18"/>
          <w:szCs w:val="18"/>
        </w:rPr>
        <w:t xml:space="preserve">We </w:t>
      </w:r>
      <w:del w:id="37" w:author="Matthew Phillips" w:date="2026-07-17T23:06:00Z" w16du:dateUtc="2026-07-18T04:06:00Z">
        <w:r w:rsidDel="00FE07E8">
          <w:rPr>
            <w:sz w:val="18"/>
            <w:szCs w:val="18"/>
          </w:rPr>
          <w:delText xml:space="preserve">conclude </w:delText>
        </w:r>
      </w:del>
      <w:ins w:id="38" w:author="Matthew Phillips" w:date="2026-07-17T23:06:00Z" w16du:dateUtc="2026-07-18T04:06:00Z">
        <w:r w:rsidR="00FE07E8">
          <w:rPr>
            <w:sz w:val="18"/>
            <w:szCs w:val="18"/>
          </w:rPr>
          <w:t xml:space="preserve">hypothesize </w:t>
        </w:r>
      </w:ins>
      <w:r>
        <w:rPr>
          <w:sz w:val="18"/>
          <w:szCs w:val="18"/>
        </w:rPr>
        <w:t xml:space="preserve">that the apparent weakness of </w:t>
      </w:r>
      <w:del w:id="39" w:author="Matthew Phillips" w:date="2026-07-17T23:07:00Z" w16du:dateUtc="2026-07-18T04:07:00Z">
        <w:r w:rsidDel="00FE07E8">
          <w:rPr>
            <w:sz w:val="18"/>
            <w:szCs w:val="18"/>
          </w:rPr>
          <w:delText xml:space="preserve">open </w:delText>
        </w:r>
      </w:del>
      <w:ins w:id="40" w:author="Matthew Phillips" w:date="2026-07-17T23:07:00Z" w16du:dateUtc="2026-07-18T04:07:00Z">
        <w:r w:rsidR="00FE07E8">
          <w:rPr>
            <w:sz w:val="18"/>
            <w:szCs w:val="18"/>
          </w:rPr>
          <w:t xml:space="preserve">unconstrained </w:t>
        </w:r>
      </w:ins>
      <w:r>
        <w:rPr>
          <w:sz w:val="18"/>
          <w:szCs w:val="18"/>
        </w:rPr>
        <w:t>7B models on this task is substantially an artifact of the output serialization</w:t>
      </w:r>
      <w:commentRangeEnd w:id="36"/>
      <w:r w:rsidR="00FE07E8" w:rsidRPr="00432DC2">
        <w:rPr>
          <w:rStyle w:val="CommentReference"/>
          <w:rFonts w:cs="Times New Roman"/>
          <w:sz w:val="18"/>
          <w:szCs w:val="18"/>
        </w:rPr>
        <w:commentReference w:id="36"/>
      </w:r>
      <w:r w:rsidR="00432DC2" w:rsidRPr="00432DC2">
        <w:rPr>
          <w:rFonts w:cs="Times New Roman"/>
          <w:sz w:val="18"/>
          <w:szCs w:val="18"/>
        </w:rPr>
        <w:t>—the step that writes the model</w:t>
      </w:r>
      <w:r w:rsidR="00B85E9A" w:rsidRPr="00B85E9A">
        <w:rPr>
          <w:rFonts w:cs="Times New Roman"/>
          <w:sz w:val="18"/>
          <w:szCs w:val="18"/>
        </w:rPr>
        <w:t>’</w:t>
      </w:r>
      <w:r w:rsidR="00432DC2" w:rsidRPr="00432DC2">
        <w:rPr>
          <w:rFonts w:cs="Times New Roman"/>
          <w:sz w:val="18"/>
          <w:szCs w:val="18"/>
        </w:rPr>
        <w:t>s answer out as structured text—</w:t>
      </w:r>
      <w:r>
        <w:rPr>
          <w:sz w:val="18"/>
          <w:szCs w:val="18"/>
        </w:rPr>
        <w:t>rather than of the model, and that constrained decoding recovers extraction ability with no fine-tuning</w:t>
      </w:r>
      <w:del w:id="41" w:author="Matthew Phillips" w:date="2026-07-17T23:07:00Z" w16du:dateUtc="2026-07-18T04:07:00Z">
        <w:r w:rsidR="00432DC2" w:rsidDel="00FE07E8">
          <w:rPr>
            <w:sz w:val="18"/>
            <w:szCs w:val="18"/>
          </w:rPr>
          <w:delText xml:space="preserve"> (additional task-specific training of the model)</w:delText>
        </w:r>
      </w:del>
      <w:r>
        <w:rPr>
          <w:sz w:val="18"/>
          <w:szCs w:val="18"/>
        </w:rPr>
        <w:t xml:space="preserve">, retrieval, or larger model. </w:t>
      </w:r>
      <w:r w:rsidR="00B85E9A" w:rsidRPr="00B85E9A">
        <w:rPr>
          <w:rFonts w:cs="Times New Roman"/>
          <w:sz w:val="18"/>
          <w:szCs w:val="18"/>
        </w:rPr>
        <w:t>We also report the converse</w:t>
      </w:r>
      <w:r>
        <w:rPr>
          <w:sz w:val="18"/>
          <w:szCs w:val="18"/>
        </w:rPr>
        <w:t>: on lexically regular event names the regex baseline (0.869) exceeds both language-model configurations, so the strongest system is a hybrid that routes each field to the extractor whose failure mode it can tolerate. We describe a live ingestion path that posts extracted photometry into SkyPortal in real time and release the pipeline as an installable package</w:t>
      </w:r>
      <w:r w:rsidR="00223EE9">
        <w:rPr>
          <w:rStyle w:val="FootnoteReference"/>
          <w:sz w:val="18"/>
          <w:szCs w:val="18"/>
        </w:rPr>
        <w:footnoteReference w:id="3"/>
      </w:r>
      <w:r>
        <w:rPr>
          <w:sz w:val="18"/>
          <w:szCs w:val="18"/>
        </w:rPr>
        <w:t>.</w:t>
      </w:r>
    </w:p>
    <w:p w14:paraId="09BA8EC7" w14:textId="77777777" w:rsidR="007A6DC1" w:rsidRDefault="00000000">
      <w:pPr>
        <w:pStyle w:val="BodyA"/>
        <w:spacing w:before="180" w:after="60"/>
        <w:rPr>
          <w:lang w:val="fr-FR"/>
        </w:rPr>
      </w:pPr>
      <w:r>
        <w:rPr>
          <w:b/>
          <w:bCs/>
          <w:sz w:val="21"/>
          <w:szCs w:val="21"/>
          <w:lang w:val="fr-FR"/>
        </w:rPr>
        <w:t>1. Introduction</w:t>
      </w:r>
    </w:p>
    <w:p w14:paraId="55042462" w14:textId="08FCE5C5" w:rsidR="007A6DC1" w:rsidRDefault="00000000">
      <w:pPr>
        <w:pStyle w:val="BodyA"/>
        <w:spacing w:before="20"/>
        <w:ind w:firstLine="288"/>
        <w:jc w:val="both"/>
      </w:pPr>
      <w:r>
        <w:t xml:space="preserve">Time-domain and multi-messenger astronomy </w:t>
      </w:r>
      <w:r w:rsidR="00F41E80">
        <w:t xml:space="preserve">(e.g., Abbott et al. 2017; IceCube Collaboration et al. 2018; Bellm et al. 2019; Ivezić et al. 2019) </w:t>
      </w:r>
      <w:r>
        <w:t>generate a continuous stream of human-written observation reports. NASA</w:t>
      </w:r>
      <w:r>
        <w:rPr>
          <w:rFonts w:ascii="Arial Unicode MS" w:hAnsi="Arial Unicode MS"/>
        </w:rPr>
        <w:t>’</w:t>
      </w:r>
      <w:r>
        <w:t>s General Coordinates Network (GCN</w:t>
      </w:r>
      <w:r w:rsidR="00F41E80">
        <w:t>; Barthelmy et al. 1998</w:t>
      </w:r>
      <w:r>
        <w:t>) distributes two products: machine-generated Notices, and free-text Circulars in which observers report follow-up of high-energy and multi-messenger transients</w:t>
      </w:r>
      <w:r w:rsidR="00F41E80">
        <w:t xml:space="preserve"> (e.g., Gehrels et al. 2004; Meegan et al. 2009)</w:t>
      </w:r>
      <w:r>
        <w:t>. The Circulars archive spans nearly three decades and exceeds 40,500 documents, of which roughly 18,600 report optical observations. Their prose format—magnitudes, filters, redshifts, and telescopes embedded in natural language—makes bulk ingestion into structured systems such as SkyPortal (van der Walt et al. 2019</w:t>
      </w:r>
      <w:r w:rsidR="00F41E80">
        <w:t>; Coughlin et al. 2023</w:t>
      </w:r>
      <w:r>
        <w:t xml:space="preserve">) </w:t>
      </w:r>
      <w:r w:rsidR="00F41E80">
        <w:t xml:space="preserve">or the alert brokers preparing for Rubin-scale streams (Förster et al. 2021; Möller et al. 2021) </w:t>
      </w:r>
      <w:r>
        <w:t>laborious.</w:t>
      </w:r>
    </w:p>
    <w:p w14:paraId="1AF4B75E" w14:textId="12E19727" w:rsidR="007A6DC1" w:rsidRDefault="00000000">
      <w:pPr>
        <w:pStyle w:val="BodyA"/>
        <w:ind w:firstLine="288"/>
        <w:jc w:val="both"/>
      </w:pPr>
      <w:r>
        <w:t>Sha26 established the modern treatment of this archive with large language models, contributing a neural topic-modeling pipeline, a contrastively fine-tuned classifier of observation wave bands, and a Mistral-based system for extracting gamma-ray burst redshifts</w:t>
      </w:r>
      <w:del w:id="42" w:author="Matthew Phillips" w:date="2026-07-17T23:11:00Z" w16du:dateUtc="2026-07-18T04:11:00Z">
        <w:r w:rsidDel="00E7149E">
          <w:delText>,</w:delText>
        </w:r>
      </w:del>
      <w:ins w:id="43" w:author="Matthew Phillips" w:date="2026-07-17T23:11:00Z" w16du:dateUtc="2026-07-18T04:11:00Z">
        <w:r w:rsidR="00E7149E">
          <w:t>.</w:t>
        </w:r>
      </w:ins>
      <w:r>
        <w:t xml:space="preserve"> </w:t>
      </w:r>
      <w:ins w:id="44" w:author="Matthew Phillips" w:date="2026-07-17T23:11:00Z" w16du:dateUtc="2026-07-18T04:11:00Z">
        <w:r w:rsidR="00E7149E">
          <w:t xml:space="preserve">They </w:t>
        </w:r>
      </w:ins>
      <w:r>
        <w:t>report</w:t>
      </w:r>
      <w:del w:id="45" w:author="Matthew Phillips" w:date="2026-07-17T23:12:00Z" w16du:dateUtc="2026-07-18T04:12:00Z">
        <w:r w:rsidDel="00E7149E">
          <w:delText>ing</w:delText>
        </w:r>
      </w:del>
      <w:r>
        <w:t xml:space="preserve"> 97.2% accuracy on redshift-containing Circulars retrieved by retrieval-augmented generation</w:t>
      </w:r>
      <w:r w:rsidR="00432DC2">
        <w:t xml:space="preserve">, in which documents relevant to a query are first located by search and passed to the model along with the </w:t>
      </w:r>
      <w:r w:rsidR="00432DC2">
        <w:t>question</w:t>
      </w:r>
      <w:r>
        <w:t xml:space="preserve"> (Lewis et al. 2020; Gao et al. 2023). We build directly on </w:t>
      </w:r>
      <w:del w:id="46" w:author="Matthew Phillips" w:date="2026-07-17T23:12:00Z" w16du:dateUtc="2026-07-18T04:12:00Z">
        <w:r w:rsidDel="00E7149E">
          <w:delText xml:space="preserve">that </w:delText>
        </w:r>
      </w:del>
      <w:ins w:id="47" w:author="Matthew Phillips" w:date="2026-07-17T23:12:00Z" w16du:dateUtc="2026-07-18T04:12:00Z">
        <w:r w:rsidR="00E7149E">
          <w:t xml:space="preserve">this </w:t>
        </w:r>
      </w:ins>
      <w:r>
        <w:t>work</w:t>
      </w:r>
      <w:r w:rsidR="00F41E80">
        <w:rPr>
          <w:rStyle w:val="FootnoteReference"/>
        </w:rPr>
        <w:footnoteReference w:id="4"/>
      </w:r>
      <w:r w:rsidR="00F41E80">
        <w:t>.</w:t>
      </w:r>
    </w:p>
    <w:p w14:paraId="392B5CFA" w14:textId="0D0F0ED6" w:rsidR="007A6DC1" w:rsidRDefault="00000000">
      <w:pPr>
        <w:pStyle w:val="BodyA"/>
        <w:ind w:firstLine="288"/>
        <w:jc w:val="both"/>
      </w:pPr>
      <w:r>
        <w:t xml:space="preserve">The present paper isolates a single design variable that Sha26 did not vary: the channel through which </w:t>
      </w:r>
      <w:r w:rsidR="00B85E9A">
        <w:t xml:space="preserve">we obtain </w:t>
      </w:r>
      <w:r>
        <w:t>the language model</w:t>
      </w:r>
      <w:r>
        <w:rPr>
          <w:rFonts w:ascii="Arial Unicode MS" w:hAnsi="Arial Unicode MS"/>
        </w:rPr>
        <w:t>’</w:t>
      </w:r>
      <w:r>
        <w:t>s output. Where Sha26 generate</w:t>
      </w:r>
      <w:ins w:id="49" w:author="Matthew Phillips" w:date="2026-07-17T23:13:00Z" w16du:dateUtc="2026-07-18T04:13:00Z">
        <w:r w:rsidR="00E7149E">
          <w:t>d</w:t>
        </w:r>
      </w:ins>
      <w:r>
        <w:t xml:space="preserve"> free-form text and parse</w:t>
      </w:r>
      <w:ins w:id="50" w:author="Matthew Phillips" w:date="2026-07-17T23:13:00Z" w16du:dateUtc="2026-07-18T04:13:00Z">
        <w:r w:rsidR="00E7149E">
          <w:t>d</w:t>
        </w:r>
      </w:ins>
      <w:r>
        <w:t xml:space="preserve"> it after the fact, we serve the identical model with grammar-constrained decoding</w:t>
      </w:r>
      <w:r w:rsidR="00F41E80">
        <w:t xml:space="preserve"> (Scholak et al. 2021; Willard &amp; Louf 2023; Geng et al. 2023; Beurer-Kellner et al. 2024)</w:t>
      </w:r>
      <w:r>
        <w:t xml:space="preserve">, in which the </w:t>
      </w:r>
      <w:r w:rsidR="00432DC2" w:rsidRPr="00432DC2">
        <w:rPr>
          <w:rFonts w:cs="Times New Roman"/>
        </w:rPr>
        <w:t xml:space="preserve">model, at every step of generating its answer, </w:t>
      </w:r>
      <w:r w:rsidR="00B85E9A" w:rsidRPr="00B85E9A">
        <w:rPr>
          <w:rFonts w:cs="Times New Roman"/>
        </w:rPr>
        <w:t>can</w:t>
      </w:r>
      <w:r w:rsidR="00432DC2" w:rsidRPr="00432DC2">
        <w:rPr>
          <w:rFonts w:cs="Times New Roman"/>
        </w:rPr>
        <w:t xml:space="preserve"> choose only text that keeps the output valid against the schema</w:t>
      </w:r>
      <w:r>
        <w:t>. Because the model is held fixed, the comparison measures the extraction harness rather than model capability. Two further contributions accompany this result: a transparent regular-expression baseline that establishes a floor on every field, and a live path that posts extracted photometry into SkyPortal as Circulars arrive.</w:t>
      </w:r>
    </w:p>
    <w:p w14:paraId="33C6971C" w14:textId="5A9E3045" w:rsidR="006561B1" w:rsidRDefault="00B85E9A" w:rsidP="006561B1">
      <w:pPr>
        <w:pStyle w:val="BodyA"/>
        <w:ind w:firstLine="288"/>
        <w:jc w:val="both"/>
        <w:rPr>
          <w:ins w:id="51" w:author="Matthew Phillips" w:date="2026-07-19T19:47:00Z" w16du:dateUtc="2026-07-20T00:47:00Z"/>
        </w:rPr>
      </w:pPr>
      <w:r w:rsidRPr="00B85E9A">
        <w:rPr>
          <w:rFonts w:cs="Times New Roman"/>
        </w:rPr>
        <w:t>We release Circex</w:t>
      </w:r>
      <w:r>
        <w:t xml:space="preserve"> as an installable Python package with a reproducible evaluation harness.</w:t>
      </w:r>
      <w:r>
        <w:rPr>
          <w:vertAlign w:val="superscript"/>
        </w:rPr>
        <w:footnoteReference w:id="5"/>
      </w:r>
    </w:p>
    <w:p w14:paraId="124C1DB3" w14:textId="77777777" w:rsidR="006561B1" w:rsidRDefault="006561B1" w:rsidP="006561B1">
      <w:pPr>
        <w:pStyle w:val="BodyA"/>
        <w:jc w:val="both"/>
        <w:rPr>
          <w:ins w:id="52" w:author="Matthew Phillips" w:date="2026-07-19T19:47:00Z" w16du:dateUtc="2026-07-20T00:47:00Z"/>
        </w:rPr>
      </w:pPr>
    </w:p>
    <w:tbl>
      <w:tblPr>
        <w:tblStyle w:val="TableGrid"/>
        <w:tblW w:w="0" w:type="auto"/>
        <w:tblLook w:val="04A0" w:firstRow="1" w:lastRow="0" w:firstColumn="1" w:lastColumn="0" w:noHBand="0" w:noVBand="1"/>
      </w:tblPr>
      <w:tblGrid>
        <w:gridCol w:w="1255"/>
        <w:gridCol w:w="3559"/>
        <w:tblGridChange w:id="53">
          <w:tblGrid>
            <w:gridCol w:w="1165"/>
            <w:gridCol w:w="90"/>
            <w:gridCol w:w="1152"/>
            <w:gridCol w:w="2407"/>
          </w:tblGrid>
        </w:tblGridChange>
      </w:tblGrid>
      <w:tr w:rsidR="006561B1" w14:paraId="53B473EC" w14:textId="77777777" w:rsidTr="005A1B8A">
        <w:trPr>
          <w:ins w:id="54" w:author="Matthew Phillips" w:date="2026-07-19T19:47:00Z" w16du:dateUtc="2026-07-20T00:47:00Z"/>
        </w:trPr>
        <w:tc>
          <w:tcPr>
            <w:tcW w:w="4814" w:type="dxa"/>
            <w:gridSpan w:val="2"/>
          </w:tcPr>
          <w:p w14:paraId="3E8A1E2D" w14:textId="0C299B80"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ins w:id="55" w:author="Matthew Phillips" w:date="2026-07-19T19:47:00Z" w16du:dateUtc="2026-07-20T00:47:00Z"/>
              </w:rPr>
              <w:pPrChange w:id="56" w:author="Matthew Phillips" w:date="2026-07-19T19:48:00Z" w16du:dateUtc="2026-07-20T00:48:00Z">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pPr>
              </w:pPrChange>
            </w:pPr>
            <w:ins w:id="57" w:author="Matthew Phillips" w:date="2026-07-19T19:47:00Z" w16du:dateUtc="2026-07-20T00:47:00Z">
              <w:r>
                <w:t>Glossary of terms used</w:t>
              </w:r>
            </w:ins>
            <w:ins w:id="58" w:author="Matthew Phillips" w:date="2026-07-19T19:48:00Z" w16du:dateUtc="2026-07-20T00:48:00Z">
              <w:r>
                <w:t xml:space="preserve"> in this paper</w:t>
              </w:r>
            </w:ins>
            <w:ins w:id="59" w:author="Matthew Phillips" w:date="2026-07-19T19:47:00Z" w16du:dateUtc="2026-07-20T00:47:00Z">
              <w:r>
                <w:t>:</w:t>
              </w:r>
            </w:ins>
          </w:p>
        </w:tc>
      </w:tr>
      <w:tr w:rsidR="006561B1" w14:paraId="0FF76A78" w14:textId="77777777" w:rsidTr="009F3E71">
        <w:tblPrEx>
          <w:tblW w:w="0" w:type="auto"/>
          <w:tblPrExChange w:id="60" w:author="Matthew Phillips" w:date="2026-07-19T21:48:00Z" w16du:dateUtc="2026-07-20T02:48:00Z">
            <w:tblPrEx>
              <w:tblW w:w="0" w:type="auto"/>
            </w:tblPrEx>
          </w:tblPrExChange>
        </w:tblPrEx>
        <w:trPr>
          <w:ins w:id="61" w:author="Matthew Phillips" w:date="2026-07-19T19:49:00Z" w16du:dateUtc="2026-07-20T00:49:00Z"/>
        </w:trPr>
        <w:tc>
          <w:tcPr>
            <w:tcW w:w="1255" w:type="dxa"/>
            <w:tcPrChange w:id="62" w:author="Matthew Phillips" w:date="2026-07-19T21:48:00Z" w16du:dateUtc="2026-07-20T02:48:00Z">
              <w:tcPr>
                <w:tcW w:w="1165" w:type="dxa"/>
              </w:tcPr>
            </w:tcPrChange>
          </w:tcPr>
          <w:p w14:paraId="08D0380E" w14:textId="1B67B65E"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63" w:author="Matthew Phillips" w:date="2026-07-19T19:49:00Z" w16du:dateUtc="2026-07-20T00:49:00Z"/>
              </w:rPr>
            </w:pPr>
            <w:ins w:id="64" w:author="Matthew Phillips" w:date="2026-07-19T19:49:00Z" w16du:dateUtc="2026-07-20T00:49:00Z">
              <w:r>
                <w:t>F1 Score</w:t>
              </w:r>
            </w:ins>
          </w:p>
        </w:tc>
        <w:tc>
          <w:tcPr>
            <w:tcW w:w="3559" w:type="dxa"/>
            <w:tcPrChange w:id="65" w:author="Matthew Phillips" w:date="2026-07-19T21:48:00Z" w16du:dateUtc="2026-07-20T02:48:00Z">
              <w:tcPr>
                <w:tcW w:w="3649" w:type="dxa"/>
                <w:gridSpan w:val="3"/>
              </w:tcPr>
            </w:tcPrChange>
          </w:tcPr>
          <w:p w14:paraId="37032D8E" w14:textId="0BA69B40"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66" w:author="Matthew Phillips" w:date="2026-07-19T19:49:00Z" w16du:dateUtc="2026-07-20T00:49:00Z"/>
              </w:rPr>
            </w:pPr>
            <w:ins w:id="67" w:author="Matthew Phillips" w:date="2026-07-19T19:49:00Z" w16du:dateUtc="2026-07-20T00:49:00Z">
              <w:r>
                <w:t>A statistical measure on</w:t>
              </w:r>
            </w:ins>
            <w:ins w:id="68" w:author="Matthew Phillips" w:date="2026-07-19T19:50:00Z" w16du:dateUtc="2026-07-20T00:50:00Z">
              <w:r>
                <w:t xml:space="preserve"> performance of a classifier (range [0, 1], higher is better) that is the weighted average of </w:t>
              </w:r>
            </w:ins>
            <w:ins w:id="69" w:author="Matthew Phillips" w:date="2026-07-19T19:57:00Z" w16du:dateUtc="2026-07-20T00:57:00Z">
              <w:r w:rsidR="00435B36">
                <w:t>Precision and Recall.</w:t>
              </w:r>
            </w:ins>
          </w:p>
        </w:tc>
      </w:tr>
      <w:tr w:rsidR="006561B1" w14:paraId="108B6E20" w14:textId="77777777" w:rsidTr="009F3E71">
        <w:tblPrEx>
          <w:tblW w:w="0" w:type="auto"/>
          <w:tblPrExChange w:id="70" w:author="Matthew Phillips" w:date="2026-07-19T21:48:00Z" w16du:dateUtc="2026-07-20T02:48:00Z">
            <w:tblPrEx>
              <w:tblW w:w="0" w:type="auto"/>
            </w:tblPrEx>
          </w:tblPrExChange>
        </w:tblPrEx>
        <w:trPr>
          <w:ins w:id="71" w:author="Matthew Phillips" w:date="2026-07-19T19:49:00Z" w16du:dateUtc="2026-07-20T00:49:00Z"/>
        </w:trPr>
        <w:tc>
          <w:tcPr>
            <w:tcW w:w="1255" w:type="dxa"/>
            <w:tcPrChange w:id="72" w:author="Matthew Phillips" w:date="2026-07-19T21:48:00Z" w16du:dateUtc="2026-07-20T02:48:00Z">
              <w:tcPr>
                <w:tcW w:w="1165" w:type="dxa"/>
              </w:tcPr>
            </w:tcPrChange>
          </w:tcPr>
          <w:p w14:paraId="577C01E9" w14:textId="3BE16855"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73" w:author="Matthew Phillips" w:date="2026-07-19T19:49:00Z" w16du:dateUtc="2026-07-20T00:49:00Z"/>
              </w:rPr>
            </w:pPr>
            <w:ins w:id="74" w:author="Matthew Phillips" w:date="2026-07-19T19:49:00Z" w16du:dateUtc="2026-07-20T00:49:00Z">
              <w:r>
                <w:t>Finetuning</w:t>
              </w:r>
            </w:ins>
          </w:p>
        </w:tc>
        <w:tc>
          <w:tcPr>
            <w:tcW w:w="3559" w:type="dxa"/>
            <w:tcPrChange w:id="75" w:author="Matthew Phillips" w:date="2026-07-19T21:48:00Z" w16du:dateUtc="2026-07-20T02:48:00Z">
              <w:tcPr>
                <w:tcW w:w="3649" w:type="dxa"/>
                <w:gridSpan w:val="3"/>
              </w:tcPr>
            </w:tcPrChange>
          </w:tcPr>
          <w:p w14:paraId="4B622DFF" w14:textId="2ED05E43"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76" w:author="Matthew Phillips" w:date="2026-07-19T19:49:00Z" w16du:dateUtc="2026-07-20T00:49:00Z"/>
              </w:rPr>
            </w:pPr>
            <w:ins w:id="77" w:author="Matthew Phillips" w:date="2026-07-19T19:49:00Z" w16du:dateUtc="2026-07-20T00:49:00Z">
              <w:r>
                <w:t>Applying additional training to a model</w:t>
              </w:r>
            </w:ins>
          </w:p>
        </w:tc>
      </w:tr>
      <w:tr w:rsidR="00703B2D" w14:paraId="684D850A" w14:textId="77777777" w:rsidTr="009F3E71">
        <w:tblPrEx>
          <w:tblW w:w="0" w:type="auto"/>
          <w:tblPrExChange w:id="78" w:author="Matthew Phillips" w:date="2026-07-19T21:48:00Z" w16du:dateUtc="2026-07-20T02:48:00Z">
            <w:tblPrEx>
              <w:tblW w:w="0" w:type="auto"/>
            </w:tblPrEx>
          </w:tblPrExChange>
        </w:tblPrEx>
        <w:trPr>
          <w:ins w:id="79" w:author="Matthew Phillips" w:date="2026-07-19T20:15:00Z" w16du:dateUtc="2026-07-20T01:15:00Z"/>
        </w:trPr>
        <w:tc>
          <w:tcPr>
            <w:tcW w:w="1255" w:type="dxa"/>
            <w:tcPrChange w:id="80" w:author="Matthew Phillips" w:date="2026-07-19T21:48:00Z" w16du:dateUtc="2026-07-20T02:48:00Z">
              <w:tcPr>
                <w:tcW w:w="1165" w:type="dxa"/>
              </w:tcPr>
            </w:tcPrChange>
          </w:tcPr>
          <w:p w14:paraId="369A1217" w14:textId="0F2BCE61" w:rsidR="00703B2D" w:rsidRDefault="00703B2D"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81" w:author="Matthew Phillips" w:date="2026-07-19T20:15:00Z" w16du:dateUtc="2026-07-20T01:15:00Z"/>
              </w:rPr>
            </w:pPr>
            <w:ins w:id="82" w:author="Matthew Phillips" w:date="2026-07-19T20:15:00Z" w16du:dateUtc="2026-07-20T01:15:00Z">
              <w:r>
                <w:t>Llama.cpp</w:t>
              </w:r>
            </w:ins>
          </w:p>
        </w:tc>
        <w:tc>
          <w:tcPr>
            <w:tcW w:w="3559" w:type="dxa"/>
            <w:tcPrChange w:id="83" w:author="Matthew Phillips" w:date="2026-07-19T21:48:00Z" w16du:dateUtc="2026-07-20T02:48:00Z">
              <w:tcPr>
                <w:tcW w:w="3649" w:type="dxa"/>
                <w:gridSpan w:val="3"/>
              </w:tcPr>
            </w:tcPrChange>
          </w:tcPr>
          <w:p w14:paraId="4FB4DB4A" w14:textId="77777777" w:rsidR="00703B2D" w:rsidRDefault="00703B2D"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84" w:author="Matthew Phillips" w:date="2026-07-19T20:15:00Z" w16du:dateUtc="2026-07-20T01:15:00Z"/>
              </w:rPr>
            </w:pPr>
          </w:p>
        </w:tc>
      </w:tr>
      <w:tr w:rsidR="006561B1" w14:paraId="790246C1" w14:textId="77777777" w:rsidTr="009F3E71">
        <w:tblPrEx>
          <w:tblW w:w="0" w:type="auto"/>
        </w:tblPrEx>
        <w:trPr>
          <w:ins w:id="85" w:author="Matthew Phillips" w:date="2026-07-19T19:47:00Z" w16du:dateUtc="2026-07-20T00:47:00Z"/>
        </w:trPr>
        <w:tc>
          <w:tcPr>
            <w:tcW w:w="1255" w:type="dxa"/>
            <w:tcPrChange w:id="86" w:author="Matthew Phillips" w:date="2026-07-19T21:48:00Z" w16du:dateUtc="2026-07-20T02:48:00Z">
              <w:tcPr>
                <w:gridSpan w:val="3"/>
              </w:tcPr>
            </w:tcPrChange>
          </w:tcPr>
          <w:p w14:paraId="4CCFFAD4" w14:textId="6A8EA6FC"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87" w:author="Matthew Phillips" w:date="2026-07-19T19:47:00Z" w16du:dateUtc="2026-07-20T00:47:00Z"/>
              </w:rPr>
            </w:pPr>
            <w:ins w:id="88" w:author="Matthew Phillips" w:date="2026-07-19T19:47:00Z" w16du:dateUtc="2026-07-20T00:47:00Z">
              <w:r>
                <w:lastRenderedPageBreak/>
                <w:t>JSON</w:t>
              </w:r>
            </w:ins>
          </w:p>
        </w:tc>
        <w:tc>
          <w:tcPr>
            <w:tcW w:w="3559" w:type="dxa"/>
          </w:tcPr>
          <w:p w14:paraId="61D6658A" w14:textId="7A56E0A1"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89" w:author="Matthew Phillips" w:date="2026-07-19T19:47:00Z" w16du:dateUtc="2026-07-20T00:47:00Z"/>
              </w:rPr>
            </w:pPr>
            <w:ins w:id="90" w:author="Matthew Phillips" w:date="2026-07-19T19:48:00Z" w16du:dateUtc="2026-07-20T00:48:00Z">
              <w:r>
                <w:t>A structured, machine-readable data format</w:t>
              </w:r>
            </w:ins>
          </w:p>
        </w:tc>
      </w:tr>
      <w:tr w:rsidR="009F3E71" w14:paraId="39F12B7A" w14:textId="77777777" w:rsidTr="009F3E71">
        <w:tblPrEx>
          <w:tblW w:w="0" w:type="auto"/>
          <w:tblPrExChange w:id="91" w:author="Matthew Phillips" w:date="2026-07-19T21:48:00Z" w16du:dateUtc="2026-07-20T02:48:00Z">
            <w:tblPrEx>
              <w:tblW w:w="0" w:type="auto"/>
            </w:tblPrEx>
          </w:tblPrExChange>
        </w:tblPrEx>
        <w:trPr>
          <w:ins w:id="92" w:author="Matthew Phillips" w:date="2026-07-19T21:48:00Z" w16du:dateUtc="2026-07-20T02:48:00Z"/>
        </w:trPr>
        <w:tc>
          <w:tcPr>
            <w:tcW w:w="1255" w:type="dxa"/>
            <w:tcPrChange w:id="93" w:author="Matthew Phillips" w:date="2026-07-19T21:48:00Z" w16du:dateUtc="2026-07-20T02:48:00Z">
              <w:tcPr>
                <w:tcW w:w="1165" w:type="dxa"/>
              </w:tcPr>
            </w:tcPrChange>
          </w:tcPr>
          <w:p w14:paraId="367D3F1C" w14:textId="392E5506" w:rsidR="009F3E71" w:rsidRDefault="009F3E7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94" w:author="Matthew Phillips" w:date="2026-07-19T21:48:00Z" w16du:dateUtc="2026-07-20T02:48:00Z"/>
              </w:rPr>
            </w:pPr>
            <w:ins w:id="95" w:author="Matthew Phillips" w:date="2026-07-19T21:48:00Z" w16du:dateUtc="2026-07-20T02:48:00Z">
              <w:r>
                <w:t>Naïve Bayes Classifier</w:t>
              </w:r>
            </w:ins>
          </w:p>
        </w:tc>
        <w:tc>
          <w:tcPr>
            <w:tcW w:w="3559" w:type="dxa"/>
            <w:tcPrChange w:id="96" w:author="Matthew Phillips" w:date="2026-07-19T21:48:00Z" w16du:dateUtc="2026-07-20T02:48:00Z">
              <w:tcPr>
                <w:tcW w:w="3649" w:type="dxa"/>
                <w:gridSpan w:val="3"/>
              </w:tcPr>
            </w:tcPrChange>
          </w:tcPr>
          <w:p w14:paraId="7DEAF620" w14:textId="77777777" w:rsidR="009F3E71" w:rsidRDefault="009F3E7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97" w:author="Matthew Phillips" w:date="2026-07-19T21:48:00Z" w16du:dateUtc="2026-07-20T02:48:00Z"/>
              </w:rPr>
            </w:pPr>
          </w:p>
        </w:tc>
      </w:tr>
      <w:tr w:rsidR="006561B1" w14:paraId="74BEC2CE" w14:textId="77777777" w:rsidTr="009F3E71">
        <w:tblPrEx>
          <w:tblW w:w="0" w:type="auto"/>
          <w:tblPrExChange w:id="98" w:author="Matthew Phillips" w:date="2026-07-19T21:48:00Z" w16du:dateUtc="2026-07-20T02:48:00Z">
            <w:tblPrEx>
              <w:tblW w:w="0" w:type="auto"/>
            </w:tblPrEx>
          </w:tblPrExChange>
        </w:tblPrEx>
        <w:trPr>
          <w:ins w:id="99" w:author="Matthew Phillips" w:date="2026-07-19T19:51:00Z" w16du:dateUtc="2026-07-20T00:51:00Z"/>
        </w:trPr>
        <w:tc>
          <w:tcPr>
            <w:tcW w:w="1255" w:type="dxa"/>
            <w:tcPrChange w:id="100" w:author="Matthew Phillips" w:date="2026-07-19T21:48:00Z" w16du:dateUtc="2026-07-20T02:48:00Z">
              <w:tcPr>
                <w:tcW w:w="1165" w:type="dxa"/>
              </w:tcPr>
            </w:tcPrChange>
          </w:tcPr>
          <w:p w14:paraId="204DC953" w14:textId="3383A68B"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101" w:author="Matthew Phillips" w:date="2026-07-19T19:51:00Z" w16du:dateUtc="2026-07-20T00:51:00Z"/>
              </w:rPr>
            </w:pPr>
            <w:ins w:id="102" w:author="Matthew Phillips" w:date="2026-07-19T19:51:00Z" w16du:dateUtc="2026-07-20T00:51:00Z">
              <w:r>
                <w:t>Pydantic v2</w:t>
              </w:r>
            </w:ins>
          </w:p>
        </w:tc>
        <w:tc>
          <w:tcPr>
            <w:tcW w:w="3559" w:type="dxa"/>
            <w:tcPrChange w:id="103" w:author="Matthew Phillips" w:date="2026-07-19T21:48:00Z" w16du:dateUtc="2026-07-20T02:48:00Z">
              <w:tcPr>
                <w:tcW w:w="3649" w:type="dxa"/>
                <w:gridSpan w:val="3"/>
              </w:tcPr>
            </w:tcPrChange>
          </w:tcPr>
          <w:p w14:paraId="633148B2" w14:textId="77777777"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104" w:author="Matthew Phillips" w:date="2026-07-19T19:51:00Z" w16du:dateUtc="2026-07-20T00:51:00Z"/>
              </w:rPr>
            </w:pPr>
          </w:p>
        </w:tc>
      </w:tr>
      <w:tr w:rsidR="006561B1" w14:paraId="6FD54583" w14:textId="77777777" w:rsidTr="009F3E71">
        <w:tblPrEx>
          <w:tblW w:w="0" w:type="auto"/>
        </w:tblPrEx>
        <w:trPr>
          <w:ins w:id="105" w:author="Matthew Phillips" w:date="2026-07-19T19:47:00Z" w16du:dateUtc="2026-07-20T00:47:00Z"/>
        </w:trPr>
        <w:tc>
          <w:tcPr>
            <w:tcW w:w="1255" w:type="dxa"/>
            <w:tcPrChange w:id="106" w:author="Matthew Phillips" w:date="2026-07-19T21:48:00Z" w16du:dateUtc="2026-07-20T02:48:00Z">
              <w:tcPr>
                <w:gridSpan w:val="3"/>
              </w:tcPr>
            </w:tcPrChange>
          </w:tcPr>
          <w:p w14:paraId="67616255" w14:textId="1B080ACF"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107" w:author="Matthew Phillips" w:date="2026-07-19T19:47:00Z" w16du:dateUtc="2026-07-20T00:47:00Z"/>
              </w:rPr>
            </w:pPr>
            <w:ins w:id="108" w:author="Matthew Phillips" w:date="2026-07-19T19:48:00Z" w16du:dateUtc="2026-07-20T00:48:00Z">
              <w:r>
                <w:t>Regex</w:t>
              </w:r>
            </w:ins>
          </w:p>
        </w:tc>
        <w:tc>
          <w:tcPr>
            <w:tcW w:w="3559" w:type="dxa"/>
          </w:tcPr>
          <w:p w14:paraId="1E063969" w14:textId="03184F6F"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109" w:author="Matthew Phillips" w:date="2026-07-19T19:47:00Z" w16du:dateUtc="2026-07-20T00:47:00Z"/>
              </w:rPr>
            </w:pPr>
            <w:ins w:id="110" w:author="Matthew Phillips" w:date="2026-07-19T19:48:00Z" w16du:dateUtc="2026-07-20T00:48:00Z">
              <w:r>
                <w:t>Regular expressions</w:t>
              </w:r>
            </w:ins>
          </w:p>
        </w:tc>
      </w:tr>
      <w:tr w:rsidR="006561B1" w14:paraId="6981E0D8" w14:textId="77777777" w:rsidTr="009F3E71">
        <w:tblPrEx>
          <w:tblW w:w="0" w:type="auto"/>
          <w:tblPrExChange w:id="111" w:author="Matthew Phillips" w:date="2026-07-19T21:48:00Z" w16du:dateUtc="2026-07-20T02:48:00Z">
            <w:tblPrEx>
              <w:tblW w:w="0" w:type="auto"/>
            </w:tblPrEx>
          </w:tblPrExChange>
        </w:tblPrEx>
        <w:trPr>
          <w:ins w:id="112" w:author="Matthew Phillips" w:date="2026-07-19T19:48:00Z" w16du:dateUtc="2026-07-20T00:48:00Z"/>
        </w:trPr>
        <w:tc>
          <w:tcPr>
            <w:tcW w:w="1255" w:type="dxa"/>
            <w:tcPrChange w:id="113" w:author="Matthew Phillips" w:date="2026-07-19T21:48:00Z" w16du:dateUtc="2026-07-20T02:48:00Z">
              <w:tcPr>
                <w:tcW w:w="1165" w:type="dxa"/>
              </w:tcPr>
            </w:tcPrChange>
          </w:tcPr>
          <w:p w14:paraId="562EE007" w14:textId="6D5140C2"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114" w:author="Matthew Phillips" w:date="2026-07-19T19:48:00Z" w16du:dateUtc="2026-07-20T00:48:00Z"/>
              </w:rPr>
            </w:pPr>
            <w:ins w:id="115" w:author="Matthew Phillips" w:date="2026-07-19T19:50:00Z" w16du:dateUtc="2026-07-20T00:50:00Z">
              <w:r>
                <w:t>…</w:t>
              </w:r>
            </w:ins>
          </w:p>
        </w:tc>
        <w:tc>
          <w:tcPr>
            <w:tcW w:w="3559" w:type="dxa"/>
            <w:tcPrChange w:id="116" w:author="Matthew Phillips" w:date="2026-07-19T21:48:00Z" w16du:dateUtc="2026-07-20T02:48:00Z">
              <w:tcPr>
                <w:tcW w:w="3649" w:type="dxa"/>
                <w:gridSpan w:val="3"/>
              </w:tcPr>
            </w:tcPrChange>
          </w:tcPr>
          <w:p w14:paraId="5F556148" w14:textId="77777777" w:rsidR="006561B1" w:rsidRDefault="006561B1" w:rsidP="006561B1">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ins w:id="117" w:author="Matthew Phillips" w:date="2026-07-19T19:48:00Z" w16du:dateUtc="2026-07-20T00:48:00Z"/>
              </w:rPr>
            </w:pPr>
          </w:p>
        </w:tc>
      </w:tr>
    </w:tbl>
    <w:p w14:paraId="66F378F7" w14:textId="77777777" w:rsidR="006561B1" w:rsidRDefault="006561B1" w:rsidP="006561B1">
      <w:pPr>
        <w:pStyle w:val="BodyA"/>
        <w:jc w:val="both"/>
        <w:pPrChange w:id="118" w:author="Matthew Phillips" w:date="2026-07-19T19:47:00Z" w16du:dateUtc="2026-07-20T00:47:00Z">
          <w:pPr>
            <w:pStyle w:val="BodyA"/>
            <w:ind w:firstLine="288"/>
            <w:jc w:val="both"/>
          </w:pPr>
        </w:pPrChange>
      </w:pPr>
    </w:p>
    <w:p w14:paraId="7D3BFCF6" w14:textId="77777777" w:rsidR="007A6DC1" w:rsidRDefault="00000000">
      <w:pPr>
        <w:pStyle w:val="BodyA"/>
        <w:spacing w:before="180" w:after="60"/>
      </w:pPr>
      <w:r>
        <w:rPr>
          <w:b/>
          <w:bCs/>
          <w:sz w:val="21"/>
          <w:szCs w:val="21"/>
        </w:rPr>
        <w:t>2. Structured Representation and Regular-Expression Baseline</w:t>
      </w:r>
    </w:p>
    <w:p w14:paraId="016464A1" w14:textId="77777777" w:rsidR="007A6DC1" w:rsidRDefault="00000000">
      <w:pPr>
        <w:pStyle w:val="BodyA"/>
        <w:spacing w:before="120" w:after="40"/>
      </w:pPr>
      <w:r>
        <w:rPr>
          <w:i/>
          <w:iCs/>
        </w:rPr>
        <w:t>2.1. Methods</w:t>
      </w:r>
    </w:p>
    <w:p w14:paraId="03752053" w14:textId="6B9E11D8" w:rsidR="007A6DC1" w:rsidRDefault="00000000">
      <w:pPr>
        <w:pStyle w:val="BodyA"/>
        <w:spacing w:before="20"/>
        <w:ind w:firstLine="288"/>
        <w:jc w:val="both"/>
      </w:pPr>
      <w:r>
        <w:t xml:space="preserve">2.1.1. Output schema. </w:t>
      </w:r>
      <w:commentRangeStart w:id="119"/>
      <w:commentRangeStart w:id="120"/>
      <w:r>
        <w:t xml:space="preserve">Every extractor emits one </w:t>
      </w:r>
      <w:r w:rsidR="00432DC2" w:rsidRPr="00432DC2">
        <w:rPr>
          <w:rFonts w:cs="Times New Roman"/>
        </w:rPr>
        <w:t>structured record</w:t>
      </w:r>
      <w:r>
        <w:t xml:space="preserve">, CircularExtraction, </w:t>
      </w:r>
      <w:r w:rsidR="00432DC2" w:rsidRPr="00432DC2">
        <w:rPr>
          <w:rFonts w:cs="Times New Roman"/>
        </w:rPr>
        <w:t>defined with Pydantic v2</w:t>
      </w:r>
      <w:del w:id="121" w:author="Matthew Phillips" w:date="2026-07-19T19:51:00Z" w16du:dateUtc="2026-07-20T00:51:00Z">
        <w:r w:rsidR="00432DC2" w:rsidRPr="00432DC2" w:rsidDel="006561B1">
          <w:rPr>
            <w:rFonts w:cs="Times New Roman"/>
          </w:rPr>
          <w:delText xml:space="preserve"> </w:delText>
        </w:r>
        <w:commentRangeEnd w:id="119"/>
        <w:r w:rsidR="00122B4E" w:rsidRPr="00432DC2" w:rsidDel="006561B1">
          <w:rPr>
            <w:rStyle w:val="CommentReference"/>
            <w:rFonts w:cs="Times New Roman"/>
            <w:sz w:val="19"/>
            <w:szCs w:val="19"/>
          </w:rPr>
          <w:commentReference w:id="119"/>
        </w:r>
        <w:commentRangeEnd w:id="120"/>
        <w:r w:rsidR="006561B1" w:rsidRPr="00432DC2" w:rsidDel="006561B1">
          <w:rPr>
            <w:rStyle w:val="CommentReference"/>
            <w:rFonts w:cs="Times New Roman"/>
            <w:sz w:val="19"/>
            <w:szCs w:val="19"/>
          </w:rPr>
          <w:commentReference w:id="120"/>
        </w:r>
        <w:r w:rsidR="00432DC2" w:rsidRPr="00432DC2" w:rsidDel="006561B1">
          <w:rPr>
            <w:rFonts w:cs="Times New Roman"/>
          </w:rPr>
          <w:delText>(a Python library that validates data against a declared structure)</w:delText>
        </w:r>
      </w:del>
      <w:r w:rsidR="00432DC2" w:rsidRPr="00432DC2">
        <w:rPr>
          <w:rFonts w:cs="Times New Roman"/>
        </w:rPr>
        <w:t>; its</w:t>
      </w:r>
      <w:r>
        <w:t xml:space="preserve"> JSON Schema derives from and extends nasa-gcn/gcn-schema. The </w:t>
      </w:r>
      <w:r w:rsidR="00B85E9A" w:rsidRPr="00B85E9A">
        <w:rPr>
          <w:rFonts w:cs="Times New Roman"/>
        </w:rPr>
        <w:t>record</w:t>
      </w:r>
      <w:r>
        <w:t xml:space="preserve"> carries event identity, sky localization, a list of photometry points (filter, magnitude, uncertainty, magnitude system, limiting magnitude, </w:t>
      </w:r>
      <w:del w:id="122" w:author="Matthew Phillips" w:date="2026-07-19T19:51:00Z" w16du:dateUtc="2026-07-20T00:51:00Z">
        <w:r w:rsidDel="006561B1">
          <w:delText xml:space="preserve">and </w:delText>
        </w:r>
      </w:del>
      <w:r>
        <w:t>observation epoch), classification, redshift, and an optional provenance map that grounds each extracted value at a (start, end) character range in the source text for audit. A single output contract is what makes the extractors of Sections 2 and 3 commensurable.</w:t>
      </w:r>
    </w:p>
    <w:p w14:paraId="3F65CD98" w14:textId="1DC6BC64" w:rsidR="007A6DC1" w:rsidRDefault="00000000">
      <w:pPr>
        <w:pStyle w:val="BodyA"/>
        <w:ind w:firstLine="288"/>
        <w:jc w:val="both"/>
      </w:pPr>
      <w:r>
        <w:t xml:space="preserve">2.1.2. Regular-expression baseline. Six sub-parsers cover event names, coordinates, redshift, photometry (single-mention, pipe-delimited, and fixed-width tables), classification, and time offsets. Each records the character span it consumed, populating </w:t>
      </w:r>
      <w:r>
        <w:t>the provenance map. T</w:t>
      </w:r>
      <w:ins w:id="123" w:author="Matthew Phillips" w:date="2026-07-19T19:54:00Z" w16du:dateUtc="2026-07-20T00:54:00Z">
        <w:r w:rsidR="006561B1">
          <w:t>hus, t</w:t>
        </w:r>
      </w:ins>
      <w:r>
        <w:t>he baseline is deterministic and transparent</w:t>
      </w:r>
      <w:ins w:id="124" w:author="Matthew Phillips" w:date="2026-07-19T19:55:00Z" w16du:dateUtc="2026-07-20T00:55:00Z">
        <w:r w:rsidR="006561B1">
          <w:t>.</w:t>
        </w:r>
      </w:ins>
      <w:del w:id="125" w:author="Matthew Phillips" w:date="2026-07-19T19:55:00Z" w16du:dateUtc="2026-07-20T00:55:00Z">
        <w:r w:rsidDel="006561B1">
          <w:delText>: it fabricates nothing</w:delText>
        </w:r>
        <w:r w:rsidR="00F41E80" w:rsidRPr="00F41E80" w:rsidDel="006561B1">
          <w:rPr>
            <w:rFonts w:cs="Times New Roman"/>
          </w:rPr>
          <w:delText>—i</w:delText>
        </w:r>
      </w:del>
      <w:ins w:id="126" w:author="Matthew Phillips" w:date="2026-07-19T19:56:00Z" w16du:dateUtc="2026-07-20T00:56:00Z">
        <w:r w:rsidR="00435B36">
          <w:rPr>
            <w:rFonts w:cs="Times New Roman"/>
          </w:rPr>
          <w:t>It cannot hallucinate, i</w:t>
        </w:r>
      </w:ins>
      <w:r w:rsidR="00F41E80" w:rsidRPr="00F41E80">
        <w:rPr>
          <w:rFonts w:cs="Times New Roman"/>
        </w:rPr>
        <w:t xml:space="preserve">n contrast to the documented tendency of generative models </w:t>
      </w:r>
      <w:del w:id="127" w:author="Matthew Phillips" w:date="2026-07-19T19:56:00Z" w16du:dateUtc="2026-07-20T00:56:00Z">
        <w:r w:rsidR="00F41E80" w:rsidRPr="00F41E80" w:rsidDel="00435B36">
          <w:rPr>
            <w:rFonts w:cs="Times New Roman"/>
          </w:rPr>
          <w:delText xml:space="preserve">to hallucinate values </w:delText>
        </w:r>
      </w:del>
      <w:r w:rsidR="00F41E80" w:rsidRPr="00F41E80">
        <w:rPr>
          <w:rFonts w:cs="Times New Roman"/>
        </w:rPr>
        <w:t>(Ji et al. 2023)</w:t>
      </w:r>
      <w:ins w:id="128" w:author="Matthew Phillips" w:date="2026-07-19T19:56:00Z" w16du:dateUtc="2026-07-20T00:56:00Z">
        <w:r w:rsidR="00435B36">
          <w:rPr>
            <w:rFonts w:cs="Times New Roman"/>
          </w:rPr>
          <w:t>, and the errors it does make</w:t>
        </w:r>
      </w:ins>
      <w:del w:id="129" w:author="Matthew Phillips" w:date="2026-07-19T19:56:00Z" w16du:dateUtc="2026-07-20T00:56:00Z">
        <w:r w:rsidR="00F41E80" w:rsidRPr="00F41E80" w:rsidDel="00435B36">
          <w:rPr>
            <w:rFonts w:cs="Times New Roman"/>
          </w:rPr>
          <w:delText>—</w:delText>
        </w:r>
        <w:r w:rsidDel="00435B36">
          <w:delText>and its errors</w:delText>
        </w:r>
      </w:del>
      <w:r>
        <w:t xml:space="preserve"> are inspectable.</w:t>
      </w:r>
    </w:p>
    <w:p w14:paraId="3F8D2375" w14:textId="03534ECA" w:rsidR="007A6DC1" w:rsidRDefault="00000000">
      <w:pPr>
        <w:pStyle w:val="BodyA"/>
        <w:ind w:firstLine="288"/>
        <w:jc w:val="both"/>
      </w:pPr>
      <w:r>
        <w:t xml:space="preserve">2.1.3. Evaluation. We score against the first 500 rows of the 13,593-row Swift-validated (Gehrels et al. 2004) redshift table released by Sha26, using a comparator </w:t>
      </w:r>
      <w:r w:rsidR="00432DC2">
        <w:t xml:space="preserve">that handles missing values explicitly, </w:t>
      </w:r>
      <w:r>
        <w:t xml:space="preserve">with per-field precision, recall, and F1. </w:t>
      </w:r>
      <w:r w:rsidR="00B85E9A" w:rsidRPr="00B85E9A">
        <w:rPr>
          <w:rFonts w:cs="Times New Roman"/>
        </w:rPr>
        <w:t xml:space="preserve">We compare numeric fields within tolerances and </w:t>
      </w:r>
      <w:commentRangeStart w:id="130"/>
      <w:r w:rsidR="00B85E9A" w:rsidRPr="00B85E9A">
        <w:rPr>
          <w:rFonts w:cs="Times New Roman"/>
        </w:rPr>
        <w:t>match list fields</w:t>
      </w:r>
      <w:r w:rsidR="00432DC2" w:rsidRPr="00432DC2">
        <w:rPr>
          <w:rFonts w:cs="Times New Roman"/>
        </w:rPr>
        <w:t xml:space="preserve"> greedily</w:t>
      </w:r>
      <w:commentRangeEnd w:id="130"/>
      <w:r w:rsidR="00435B36" w:rsidRPr="00432DC2">
        <w:rPr>
          <w:rStyle w:val="CommentReference"/>
          <w:rFonts w:cs="Times New Roman"/>
          <w:sz w:val="19"/>
          <w:szCs w:val="19"/>
        </w:rPr>
        <w:commentReference w:id="130"/>
      </w:r>
      <w:r w:rsidR="00432DC2" w:rsidRPr="00432DC2">
        <w:rPr>
          <w:rFonts w:cs="Times New Roman"/>
        </w:rPr>
        <w:t>, pairing each predicted entry with the closest unclaimed gold entry</w:t>
      </w:r>
      <w:r>
        <w:t xml:space="preserve">. </w:t>
      </w:r>
      <w:r w:rsidR="00B85E9A" w:rsidRPr="00B85E9A">
        <w:rPr>
          <w:rFonts w:cs="Times New Roman"/>
        </w:rPr>
        <w:t>We score both our extractors and the Sha26 predictions</w:t>
      </w:r>
      <w:r>
        <w:t xml:space="preserve"> against the same </w:t>
      </w:r>
      <w:del w:id="131" w:author="Matthew Phillips" w:date="2026-07-19T19:57:00Z" w16du:dateUtc="2026-07-20T00:57:00Z">
        <w:r w:rsidDel="00435B36">
          <w:delText xml:space="preserve">Actual </w:delText>
        </w:r>
      </w:del>
      <w:ins w:id="132" w:author="Matthew Phillips" w:date="2026-07-19T19:57:00Z" w16du:dateUtc="2026-07-20T00:57:00Z">
        <w:r w:rsidR="00435B36">
          <w:t>a</w:t>
        </w:r>
        <w:r w:rsidR="00435B36">
          <w:t xml:space="preserve">ctual </w:t>
        </w:r>
      </w:ins>
      <w:r>
        <w:t>columns, so all denominators are identical.</w:t>
      </w:r>
    </w:p>
    <w:p w14:paraId="249614ED" w14:textId="77777777" w:rsidR="007A6DC1" w:rsidRDefault="00000000">
      <w:pPr>
        <w:pStyle w:val="BodyA"/>
        <w:spacing w:before="120" w:after="40"/>
      </w:pPr>
      <w:r>
        <w:rPr>
          <w:i/>
          <w:iCs/>
        </w:rPr>
        <w:t>2.2. Results</w:t>
      </w:r>
    </w:p>
    <w:p w14:paraId="2CAD7E46" w14:textId="778DE50C" w:rsidR="007A6DC1" w:rsidRDefault="00703B2D">
      <w:pPr>
        <w:pStyle w:val="BodyA"/>
        <w:spacing w:before="20"/>
        <w:ind w:firstLine="288"/>
        <w:jc w:val="both"/>
      </w:pPr>
      <w:ins w:id="133" w:author="Matthew Phillips" w:date="2026-07-19T20:05:00Z" w16du:dateUtc="2026-07-20T01:05:00Z">
        <w:r>
          <w:t>There are three fields that occur in the Gold dat</w:t>
        </w:r>
      </w:ins>
      <w:ins w:id="134" w:author="Matthew Phillips" w:date="2026-07-19T20:06:00Z" w16du:dateUtc="2026-07-20T01:06:00Z">
        <w:r>
          <w:t>aset: Event name, Redshift value, and Telescope name.</w:t>
        </w:r>
      </w:ins>
      <w:del w:id="135" w:author="Matthew Phillips" w:date="2026-07-19T20:07:00Z" w16du:dateUtc="2026-07-20T01:07:00Z">
        <w:r w:rsidR="00000000" w:rsidDel="00703B2D">
          <w:delText xml:space="preserve">On </w:delText>
        </w:r>
        <w:commentRangeStart w:id="136"/>
        <w:r w:rsidR="00000000" w:rsidDel="00703B2D">
          <w:delText>the three fields with non-zero gold support</w:delText>
        </w:r>
      </w:del>
      <w:r w:rsidR="00000000">
        <w:t xml:space="preserve"> </w:t>
      </w:r>
      <w:commentRangeEnd w:id="136"/>
      <w:r w:rsidR="00435B36">
        <w:rPr>
          <w:rStyle w:val="CommentReference"/>
          <w:sz w:val="19"/>
          <w:szCs w:val="19"/>
        </w:rPr>
        <w:commentReference w:id="136"/>
      </w:r>
      <w:commentRangeStart w:id="137"/>
      <w:r w:rsidR="00000000">
        <w:t xml:space="preserve">(Table 1), </w:t>
      </w:r>
      <w:commentRangeEnd w:id="137"/>
      <w:r>
        <w:rPr>
          <w:rStyle w:val="CommentReference"/>
          <w:sz w:val="19"/>
          <w:szCs w:val="19"/>
        </w:rPr>
        <w:commentReference w:id="137"/>
      </w:r>
      <w:r w:rsidR="00000000">
        <w:t xml:space="preserve">the regex baseline reaches F1 = 0.869 on </w:t>
      </w:r>
      <w:del w:id="138" w:author="Matthew Phillips" w:date="2026-07-19T20:09:00Z" w16du:dateUtc="2026-07-20T01:09:00Z">
        <w:r w:rsidR="00000000" w:rsidDel="00703B2D">
          <w:delText xml:space="preserve">event </w:delText>
        </w:r>
      </w:del>
      <w:ins w:id="139" w:author="Matthew Phillips" w:date="2026-07-19T20:09:00Z" w16du:dateUtc="2026-07-20T01:09:00Z">
        <w:r>
          <w:t>E</w:t>
        </w:r>
        <w:r>
          <w:t xml:space="preserve">vent </w:t>
        </w:r>
      </w:ins>
      <w:del w:id="140" w:author="Matthew Phillips" w:date="2026-07-19T20:09:00Z" w16du:dateUtc="2026-07-20T01:09:00Z">
        <w:r w:rsidR="00000000" w:rsidDel="00703B2D">
          <w:delText xml:space="preserve">names </w:delText>
        </w:r>
      </w:del>
      <w:ins w:id="141" w:author="Matthew Phillips" w:date="2026-07-19T20:09:00Z" w16du:dateUtc="2026-07-20T01:09:00Z">
        <w:r>
          <w:t>N</w:t>
        </w:r>
        <w:r>
          <w:t xml:space="preserve">ames </w:t>
        </w:r>
      </w:ins>
      <w:r w:rsidR="00000000">
        <w:t xml:space="preserve">and 0.862 on </w:t>
      </w:r>
      <w:del w:id="142" w:author="Matthew Phillips" w:date="2026-07-19T20:09:00Z" w16du:dateUtc="2026-07-20T01:09:00Z">
        <w:r w:rsidR="00000000" w:rsidDel="00703B2D">
          <w:delText>redshift</w:delText>
        </w:r>
      </w:del>
      <w:ins w:id="143" w:author="Matthew Phillips" w:date="2026-07-19T20:09:00Z" w16du:dateUtc="2026-07-20T01:09:00Z">
        <w:r>
          <w:t>R</w:t>
        </w:r>
        <w:r>
          <w:t>edshift</w:t>
        </w:r>
      </w:ins>
      <w:r w:rsidR="00000000">
        <w:t>, exceeding the published Mistral predictions by +0.020 and +0.172</w:t>
      </w:r>
      <w:r w:rsidR="00B85E9A">
        <w:t>,</w:t>
      </w:r>
      <w:r w:rsidR="00000000">
        <w:t xml:space="preserve"> respectively. </w:t>
      </w:r>
      <w:commentRangeStart w:id="144"/>
      <w:commentRangeStart w:id="145"/>
      <w:r w:rsidR="00000000">
        <w:t>That a</w:t>
      </w:r>
      <w:commentRangeEnd w:id="144"/>
      <w:r>
        <w:rPr>
          <w:rStyle w:val="CommentReference"/>
          <w:sz w:val="19"/>
          <w:szCs w:val="19"/>
        </w:rPr>
        <w:commentReference w:id="144"/>
      </w:r>
      <w:commentRangeEnd w:id="145"/>
      <w:r>
        <w:rPr>
          <w:rStyle w:val="CommentReference"/>
          <w:sz w:val="19"/>
          <w:szCs w:val="19"/>
        </w:rPr>
        <w:commentReference w:id="145"/>
      </w:r>
      <w:r w:rsidR="00000000">
        <w:t xml:space="preserve"> transparent baseline already matches a language model on these fields </w:t>
      </w:r>
      <w:commentRangeStart w:id="146"/>
      <w:commentRangeStart w:id="147"/>
      <w:r w:rsidR="00000000">
        <w:t>is not a criticism of Sha26 but a calibration</w:t>
      </w:r>
      <w:commentRangeEnd w:id="146"/>
      <w:r>
        <w:rPr>
          <w:rStyle w:val="CommentReference"/>
          <w:sz w:val="19"/>
          <w:szCs w:val="19"/>
        </w:rPr>
        <w:commentReference w:id="146"/>
      </w:r>
      <w:commentRangeEnd w:id="147"/>
      <w:r>
        <w:rPr>
          <w:rStyle w:val="CommentReference"/>
          <w:sz w:val="19"/>
          <w:szCs w:val="19"/>
        </w:rPr>
        <w:commentReference w:id="147"/>
      </w:r>
      <w:r w:rsidR="00000000">
        <w:t xml:space="preserve">: it establishes the floor above which </w:t>
      </w:r>
      <w:r w:rsidR="00B85E9A">
        <w:t xml:space="preserve">we measure </w:t>
      </w:r>
      <w:r w:rsidR="00000000">
        <w:t>the constrained-decoding gain of Section 3.</w:t>
      </w:r>
    </w:p>
    <w:p w14:paraId="16D2036C" w14:textId="77777777" w:rsidR="007A6DC1" w:rsidRDefault="007A6DC1">
      <w:pPr>
        <w:pStyle w:val="BodyA"/>
        <w:sectPr w:rsidR="007A6DC1">
          <w:type w:val="continuous"/>
          <w:pgSz w:w="12240" w:h="15840"/>
          <w:pgMar w:top="1080" w:right="1080" w:bottom="1080" w:left="1080" w:header="720" w:footer="720" w:gutter="0"/>
          <w:cols w:num="2" w:space="432"/>
        </w:sectPr>
      </w:pPr>
    </w:p>
    <w:p w14:paraId="11D9FE5C" w14:textId="77777777" w:rsidR="007A6DC1" w:rsidRDefault="00000000">
      <w:pPr>
        <w:pStyle w:val="BodyA"/>
        <w:spacing w:before="120"/>
        <w:jc w:val="center"/>
        <w:rPr>
          <w:lang w:val="fr-FR"/>
        </w:rPr>
      </w:pPr>
      <w:r>
        <w:rPr>
          <w:b/>
          <w:bCs/>
          <w:lang w:val="fr-FR"/>
        </w:rPr>
        <w:t>Table 1</w:t>
      </w:r>
    </w:p>
    <w:p w14:paraId="72FFC4C5" w14:textId="77777777" w:rsidR="007A6DC1" w:rsidRDefault="00000000">
      <w:pPr>
        <w:pStyle w:val="BodyA"/>
        <w:spacing w:after="80"/>
        <w:jc w:val="center"/>
      </w:pPr>
      <w:r>
        <w:rPr>
          <w:i/>
          <w:iCs/>
          <w:sz w:val="17"/>
          <w:szCs w:val="17"/>
        </w:rPr>
        <w:t>Per-field F1 on 500 rows of the Sha26 Swift-validated gold set. Support is the number of non-null gold values (TP + FN). The regex baseline does not attempt telescope-name extraction.</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2014"/>
        <w:gridCol w:w="2014"/>
        <w:gridCol w:w="2014"/>
        <w:gridCol w:w="2014"/>
        <w:gridCol w:w="2014"/>
      </w:tblGrid>
      <w:tr w:rsidR="007A6DC1" w14:paraId="4A4D8BF0" w14:textId="77777777" w:rsidTr="00340AED">
        <w:trPr>
          <w:trHeight w:val="414"/>
        </w:trPr>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2C9FFE" w14:textId="77777777" w:rsidR="007A6DC1" w:rsidRDefault="00000000" w:rsidP="00432DC2">
            <w:pPr>
              <w:pStyle w:val="BodyA"/>
            </w:pPr>
            <w:r>
              <w:rPr>
                <w:b/>
                <w:bCs/>
                <w:sz w:val="17"/>
                <w:szCs w:val="17"/>
              </w:rPr>
              <w:t>Field</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02B8CE" w14:textId="77777777" w:rsidR="007A6DC1" w:rsidRDefault="00000000" w:rsidP="00432DC2">
            <w:pPr>
              <w:pStyle w:val="BodyA"/>
              <w:jc w:val="center"/>
            </w:pPr>
            <w:r>
              <w:rPr>
                <w:b/>
                <w:bCs/>
                <w:sz w:val="17"/>
                <w:szCs w:val="17"/>
              </w:rPr>
              <w:t>Support</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786F09" w14:textId="77777777" w:rsidR="007A6DC1" w:rsidRDefault="00000000" w:rsidP="00432DC2">
            <w:pPr>
              <w:pStyle w:val="BodyA"/>
              <w:jc w:val="center"/>
            </w:pPr>
            <w:r>
              <w:rPr>
                <w:b/>
                <w:bCs/>
                <w:sz w:val="17"/>
                <w:szCs w:val="17"/>
              </w:rPr>
              <w:t>Regex (this work)</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486896" w14:textId="77777777" w:rsidR="007A6DC1" w:rsidRDefault="00000000" w:rsidP="00432DC2">
            <w:pPr>
              <w:pStyle w:val="BodyA"/>
              <w:jc w:val="center"/>
            </w:pPr>
            <w:r>
              <w:rPr>
                <w:b/>
                <w:bCs/>
                <w:sz w:val="17"/>
                <w:szCs w:val="17"/>
              </w:rPr>
              <w:t>Mistral-7B, constrained (this work)</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E124CD" w14:textId="77777777" w:rsidR="007A6DC1" w:rsidRDefault="00000000" w:rsidP="00432DC2">
            <w:pPr>
              <w:pStyle w:val="BodyA"/>
              <w:jc w:val="center"/>
            </w:pPr>
            <w:r>
              <w:rPr>
                <w:b/>
                <w:bCs/>
                <w:sz w:val="17"/>
                <w:szCs w:val="17"/>
              </w:rPr>
              <w:t>Mistral-7B (Sha26)</w:t>
            </w:r>
          </w:p>
        </w:tc>
      </w:tr>
      <w:tr w:rsidR="007A6DC1" w14:paraId="6F910FB0" w14:textId="77777777" w:rsidTr="00B85E9A">
        <w:trPr>
          <w:trHeight w:val="413"/>
        </w:trPr>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FE4A42" w14:textId="77777777" w:rsidR="007A6DC1" w:rsidRDefault="00000000" w:rsidP="00432DC2">
            <w:pPr>
              <w:pStyle w:val="BodyA"/>
            </w:pPr>
            <w:r>
              <w:rPr>
                <w:sz w:val="17"/>
                <w:szCs w:val="17"/>
              </w:rPr>
              <w:t>Event name (GRB number)</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73982D" w14:textId="77777777" w:rsidR="007A6DC1" w:rsidRDefault="00000000" w:rsidP="00432DC2">
            <w:pPr>
              <w:pStyle w:val="BodyA"/>
              <w:jc w:val="center"/>
            </w:pPr>
            <w:r>
              <w:rPr>
                <w:sz w:val="17"/>
                <w:szCs w:val="17"/>
              </w:rPr>
              <w:t>400</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A1B3CA" w14:textId="77777777" w:rsidR="007A6DC1" w:rsidRDefault="00000000" w:rsidP="00432DC2">
            <w:pPr>
              <w:pStyle w:val="BodyA"/>
              <w:jc w:val="center"/>
            </w:pPr>
            <w:r>
              <w:rPr>
                <w:b/>
                <w:bCs/>
                <w:sz w:val="17"/>
                <w:szCs w:val="17"/>
              </w:rPr>
              <w:t>0.869</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7B241F" w14:textId="77777777" w:rsidR="007A6DC1" w:rsidRDefault="00000000" w:rsidP="00432DC2">
            <w:pPr>
              <w:pStyle w:val="BodyA"/>
              <w:jc w:val="center"/>
            </w:pPr>
            <w:r>
              <w:rPr>
                <w:sz w:val="17"/>
                <w:szCs w:val="17"/>
              </w:rPr>
              <w:t>0.767</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25ADFF" w14:textId="77777777" w:rsidR="007A6DC1" w:rsidRDefault="00000000" w:rsidP="00432DC2">
            <w:pPr>
              <w:pStyle w:val="BodyA"/>
              <w:jc w:val="center"/>
            </w:pPr>
            <w:r>
              <w:rPr>
                <w:sz w:val="17"/>
                <w:szCs w:val="17"/>
              </w:rPr>
              <w:t>0.849</w:t>
            </w:r>
          </w:p>
        </w:tc>
      </w:tr>
      <w:tr w:rsidR="007A6DC1" w14:paraId="556CDE35" w14:textId="77777777" w:rsidTr="00B85E9A">
        <w:trPr>
          <w:trHeight w:val="213"/>
        </w:trPr>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13BD1D" w14:textId="77777777" w:rsidR="007A6DC1" w:rsidRDefault="00000000" w:rsidP="00432DC2">
            <w:pPr>
              <w:pStyle w:val="BodyA"/>
            </w:pPr>
            <w:r>
              <w:rPr>
                <w:sz w:val="17"/>
                <w:szCs w:val="17"/>
              </w:rPr>
              <w:t>Redshift value</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4AC3D9" w14:textId="77777777" w:rsidR="007A6DC1" w:rsidRDefault="00000000" w:rsidP="00432DC2">
            <w:pPr>
              <w:pStyle w:val="BodyA"/>
              <w:jc w:val="center"/>
            </w:pPr>
            <w:r>
              <w:rPr>
                <w:sz w:val="17"/>
                <w:szCs w:val="17"/>
              </w:rPr>
              <w:t>383</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482C27" w14:textId="77777777" w:rsidR="007A6DC1" w:rsidRDefault="00000000" w:rsidP="00432DC2">
            <w:pPr>
              <w:pStyle w:val="BodyA"/>
              <w:jc w:val="center"/>
            </w:pPr>
            <w:r>
              <w:rPr>
                <w:sz w:val="17"/>
                <w:szCs w:val="17"/>
              </w:rPr>
              <w:t>0.862</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D2C996" w14:textId="77777777" w:rsidR="007A6DC1" w:rsidRDefault="00000000" w:rsidP="00432DC2">
            <w:pPr>
              <w:pStyle w:val="BodyA"/>
              <w:jc w:val="center"/>
            </w:pPr>
            <w:r>
              <w:rPr>
                <w:b/>
                <w:bCs/>
                <w:sz w:val="17"/>
                <w:szCs w:val="17"/>
              </w:rPr>
              <w:t>0.935</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8C24D0" w14:textId="77777777" w:rsidR="007A6DC1" w:rsidRDefault="00000000" w:rsidP="00432DC2">
            <w:pPr>
              <w:pStyle w:val="BodyA"/>
              <w:jc w:val="center"/>
            </w:pPr>
            <w:r>
              <w:rPr>
                <w:sz w:val="17"/>
                <w:szCs w:val="17"/>
              </w:rPr>
              <w:t>0.690</w:t>
            </w:r>
          </w:p>
        </w:tc>
      </w:tr>
      <w:tr w:rsidR="007A6DC1" w14:paraId="0F7A7F91" w14:textId="77777777" w:rsidTr="00B85E9A">
        <w:trPr>
          <w:trHeight w:val="213"/>
        </w:trPr>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957C42" w14:textId="77777777" w:rsidR="007A6DC1" w:rsidRDefault="00000000" w:rsidP="00432DC2">
            <w:pPr>
              <w:pStyle w:val="BodyA"/>
            </w:pPr>
            <w:r>
              <w:rPr>
                <w:sz w:val="17"/>
                <w:szCs w:val="17"/>
              </w:rPr>
              <w:t>Telescope name</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CCDB20" w14:textId="77777777" w:rsidR="007A6DC1" w:rsidRDefault="00000000" w:rsidP="00432DC2">
            <w:pPr>
              <w:pStyle w:val="BodyA"/>
              <w:jc w:val="center"/>
            </w:pPr>
            <w:r>
              <w:rPr>
                <w:sz w:val="17"/>
                <w:szCs w:val="17"/>
              </w:rPr>
              <w:t>400</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FF2AB9" w14:textId="77777777" w:rsidR="007A6DC1" w:rsidRDefault="00000000" w:rsidP="00432DC2">
            <w:pPr>
              <w:pStyle w:val="BodyA"/>
              <w:jc w:val="center"/>
            </w:pPr>
            <w:r>
              <w:rPr>
                <w:sz w:val="17"/>
                <w:szCs w:val="17"/>
              </w:rPr>
              <w:t>n/a</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16DBB8" w14:textId="77777777" w:rsidR="007A6DC1" w:rsidRDefault="00000000" w:rsidP="00432DC2">
            <w:pPr>
              <w:pStyle w:val="BodyA"/>
              <w:jc w:val="center"/>
            </w:pPr>
            <w:r>
              <w:rPr>
                <w:sz w:val="17"/>
                <w:szCs w:val="17"/>
              </w:rPr>
              <w:t>0.094</w:t>
            </w:r>
          </w:p>
        </w:tc>
        <w:tc>
          <w:tcPr>
            <w:tcW w:w="100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F7D386" w14:textId="77777777" w:rsidR="007A6DC1" w:rsidRDefault="00000000" w:rsidP="00432DC2">
            <w:pPr>
              <w:pStyle w:val="BodyA"/>
              <w:jc w:val="center"/>
            </w:pPr>
            <w:r>
              <w:rPr>
                <w:sz w:val="17"/>
                <w:szCs w:val="17"/>
              </w:rPr>
              <w:t>0.098</w:t>
            </w:r>
          </w:p>
        </w:tc>
      </w:tr>
    </w:tbl>
    <w:p w14:paraId="6E1AF155" w14:textId="77777777" w:rsidR="007A6DC1" w:rsidRDefault="007A6DC1" w:rsidP="00691912">
      <w:pPr>
        <w:pStyle w:val="BodyA"/>
        <w:widowControl w:val="0"/>
        <w:spacing w:after="80"/>
      </w:pPr>
    </w:p>
    <w:p w14:paraId="1AA943CA" w14:textId="77777777" w:rsidR="007A6DC1" w:rsidRDefault="007A6DC1">
      <w:pPr>
        <w:pStyle w:val="BodyA"/>
        <w:sectPr w:rsidR="007A6DC1">
          <w:type w:val="continuous"/>
          <w:pgSz w:w="12240" w:h="15840"/>
          <w:pgMar w:top="1080" w:right="1080" w:bottom="1080" w:left="1080" w:header="720" w:footer="720" w:gutter="0"/>
          <w:cols w:space="720"/>
        </w:sectPr>
      </w:pPr>
    </w:p>
    <w:p w14:paraId="6A9A643D" w14:textId="77777777" w:rsidR="007A6DC1" w:rsidRDefault="00000000">
      <w:pPr>
        <w:pStyle w:val="BodyA"/>
        <w:spacing w:before="180" w:after="60"/>
      </w:pPr>
      <w:r>
        <w:rPr>
          <w:b/>
          <w:bCs/>
          <w:sz w:val="21"/>
          <w:szCs w:val="21"/>
        </w:rPr>
        <w:t>3. Schema-Constrained Language Model Extraction</w:t>
      </w:r>
    </w:p>
    <w:p w14:paraId="4004596B" w14:textId="77777777" w:rsidR="007A6DC1" w:rsidRDefault="00000000">
      <w:pPr>
        <w:pStyle w:val="BodyA"/>
        <w:spacing w:before="120" w:after="40"/>
      </w:pPr>
      <w:r>
        <w:rPr>
          <w:i/>
          <w:iCs/>
        </w:rPr>
        <w:t>3.1. Methods</w:t>
      </w:r>
    </w:p>
    <w:p w14:paraId="01E72EDF" w14:textId="66FD1751" w:rsidR="007A6DC1" w:rsidRDefault="00000000">
      <w:pPr>
        <w:pStyle w:val="BodyA"/>
        <w:spacing w:before="20"/>
        <w:ind w:firstLine="288"/>
        <w:jc w:val="both"/>
      </w:pPr>
      <w:r>
        <w:t xml:space="preserve">3.1.1. Model and serving. We use the same Mistral-7B-Instruct-v0.2 model as Sha26 (Jiang et al. 2023), served </w:t>
      </w:r>
      <w:r w:rsidR="00432DC2" w:rsidRPr="00432DC2">
        <w:rPr>
          <w:rFonts w:cs="Times New Roman"/>
        </w:rPr>
        <w:t>on a single local GPU by llama.cpp</w:t>
      </w:r>
      <w:del w:id="148" w:author="Matthew Phillips" w:date="2026-07-19T20:15:00Z" w16du:dateUtc="2026-07-20T01:15:00Z">
        <w:r w:rsidR="00432DC2" w:rsidRPr="00432DC2" w:rsidDel="00703B2D">
          <w:rPr>
            <w:rFonts w:cs="Times New Roman"/>
          </w:rPr>
          <w:delText>, an open-source program for running language models on one</w:delText>
        </w:r>
        <w:r w:rsidR="00B85E9A" w:rsidRPr="00B85E9A" w:rsidDel="00703B2D">
          <w:rPr>
            <w:rFonts w:cs="Times New Roman"/>
          </w:rPr>
          <w:delText>’</w:delText>
        </w:r>
        <w:r w:rsidR="00432DC2" w:rsidRPr="00432DC2" w:rsidDel="00703B2D">
          <w:rPr>
            <w:rFonts w:cs="Times New Roman"/>
          </w:rPr>
          <w:delText>s own hardware</w:delText>
        </w:r>
      </w:del>
      <w:r w:rsidR="00432DC2" w:rsidRPr="00432DC2">
        <w:rPr>
          <w:rFonts w:cs="Times New Roman"/>
        </w:rPr>
        <w:t xml:space="preserve">, accessed through a standard programming interface. </w:t>
      </w:r>
      <w:r w:rsidR="00B85E9A" w:rsidRPr="00B85E9A">
        <w:rPr>
          <w:rFonts w:cs="Times New Roman"/>
        </w:rPr>
        <w:t>All configurations share the same prompt</w:t>
      </w:r>
      <w:del w:id="149" w:author="Matthew Phillips" w:date="2026-07-19T20:16:00Z" w16du:dateUtc="2026-07-20T01:16:00Z">
        <w:r w:rsidR="00B85E9A" w:rsidRPr="00B85E9A" w:rsidDel="00C76C46">
          <w:rPr>
            <w:rFonts w:cs="Times New Roman"/>
          </w:rPr>
          <w:delText>—</w:delText>
        </w:r>
      </w:del>
      <w:ins w:id="150" w:author="Matthew Phillips" w:date="2026-07-19T20:16:00Z" w16du:dateUtc="2026-07-20T01:16:00Z">
        <w:r w:rsidR="00C76C46">
          <w:rPr>
            <w:rFonts w:cs="Times New Roman"/>
          </w:rPr>
          <w:t xml:space="preserve">, </w:t>
        </w:r>
      </w:ins>
      <w:r w:rsidR="00B85E9A" w:rsidRPr="00B85E9A">
        <w:rPr>
          <w:rFonts w:cs="Times New Roman"/>
        </w:rPr>
        <w:t>an extraction policy and a small set of worked example</w:t>
      </w:r>
      <w:r>
        <w:t>s</w:t>
      </w:r>
      <w:r w:rsidR="00F41E80">
        <w:t xml:space="preserve"> (few-shot prompting; Brown et al. 2020)</w:t>
      </w:r>
      <w:r>
        <w:t>; only the output channel varies.</w:t>
      </w:r>
    </w:p>
    <w:p w14:paraId="1CFDE20D" w14:textId="4EE8D3AB" w:rsidR="007A6DC1" w:rsidRDefault="00000000">
      <w:pPr>
        <w:pStyle w:val="BodyA"/>
        <w:ind w:firstLine="288"/>
        <w:jc w:val="both"/>
      </w:pPr>
      <w:r>
        <w:t xml:space="preserve">3.1.2. Two output configurations. </w:t>
      </w:r>
      <w:del w:id="151" w:author="Matthew Phillips" w:date="2026-07-19T20:16:00Z" w16du:dateUtc="2026-07-20T01:16:00Z">
        <w:r w:rsidDel="00C76C46">
          <w:delText xml:space="preserve">In the </w:delText>
        </w:r>
      </w:del>
      <w:ins w:id="152" w:author="Matthew Phillips" w:date="2026-07-19T20:16:00Z" w16du:dateUtc="2026-07-20T01:16:00Z">
        <w:r w:rsidR="00C76C46">
          <w:t xml:space="preserve">Our </w:t>
        </w:r>
      </w:ins>
      <w:r>
        <w:t>first</w:t>
      </w:r>
      <w:ins w:id="153" w:author="Matthew Phillips" w:date="2026-07-19T20:16:00Z" w16du:dateUtc="2026-07-20T01:16:00Z">
        <w:r w:rsidR="00C76C46">
          <w:t xml:space="preserve"> output configuration</w:t>
        </w:r>
      </w:ins>
      <w:r>
        <w:t>, resembl</w:t>
      </w:r>
      <w:ins w:id="154" w:author="Matthew Phillips" w:date="2026-07-19T20:17:00Z" w16du:dateUtc="2026-07-20T01:17:00Z">
        <w:r w:rsidR="00C76C46">
          <w:t>es</w:t>
        </w:r>
      </w:ins>
      <w:del w:id="155" w:author="Matthew Phillips" w:date="2026-07-19T20:17:00Z" w16du:dateUtc="2026-07-20T01:17:00Z">
        <w:r w:rsidDel="00C76C46">
          <w:delText>ing</w:delText>
        </w:r>
      </w:del>
      <w:r>
        <w:t xml:space="preserve"> the Sha26 harness,</w:t>
      </w:r>
      <w:ins w:id="156" w:author="Matthew Phillips" w:date="2026-07-19T20:17:00Z" w16du:dateUtc="2026-07-20T01:17:00Z">
        <w:r w:rsidR="00C76C46">
          <w:t>.</w:t>
        </w:r>
      </w:ins>
      <w:del w:id="157" w:author="Matthew Phillips" w:date="2026-07-19T20:17:00Z" w16du:dateUtc="2026-07-20T01:17:00Z">
        <w:r w:rsidDel="00C76C46">
          <w:delText xml:space="preserve"> </w:delText>
        </w:r>
      </w:del>
      <w:ins w:id="158" w:author="Matthew Phillips" w:date="2026-07-19T20:17:00Z" w16du:dateUtc="2026-07-20T01:17:00Z">
        <w:r w:rsidR="00C76C46">
          <w:rPr>
            <w:rFonts w:cs="Times New Roman"/>
          </w:rPr>
          <w:t>W</w:t>
        </w:r>
      </w:ins>
      <w:del w:id="159" w:author="Matthew Phillips" w:date="2026-07-19T20:17:00Z" w16du:dateUtc="2026-07-20T01:17:00Z">
        <w:r w:rsidR="00B85E9A" w:rsidRPr="00B85E9A" w:rsidDel="00C76C46">
          <w:rPr>
            <w:rFonts w:cs="Times New Roman"/>
          </w:rPr>
          <w:delText>w</w:delText>
        </w:r>
      </w:del>
      <w:r w:rsidR="00B85E9A" w:rsidRPr="00B85E9A">
        <w:rPr>
          <w:rFonts w:cs="Times New Roman"/>
        </w:rPr>
        <w:t>e describe the schema in the prompt and ask the model</w:t>
      </w:r>
      <w:r>
        <w:t xml:space="preserve"> to comply in JSON mode</w:t>
      </w:r>
      <w:r w:rsidR="00432DC2" w:rsidRPr="00432DC2">
        <w:rPr>
          <w:rFonts w:cs="Times New Roman"/>
        </w:rPr>
        <w:t xml:space="preserve"> (a serving option that encourages, but does not guarantee, structured output); </w:t>
      </w:r>
      <w:r w:rsidR="00B85E9A" w:rsidRPr="00B85E9A">
        <w:rPr>
          <w:rFonts w:cs="Times New Roman"/>
        </w:rPr>
        <w:t>we read the output text</w:t>
      </w:r>
      <w:r w:rsidR="00432DC2" w:rsidRPr="00432DC2">
        <w:rPr>
          <w:rFonts w:cs="Times New Roman"/>
        </w:rPr>
        <w:t xml:space="preserve"> back into structured form afterward, with a single automatic</w:t>
      </w:r>
      <w:r>
        <w:t xml:space="preserve"> repair retry and a discard path on failure. </w:t>
      </w:r>
      <w:del w:id="160" w:author="Matthew Phillips" w:date="2026-07-19T20:24:00Z" w16du:dateUtc="2026-07-20T01:24:00Z">
        <w:r w:rsidDel="00C76C46">
          <w:delText>This is a post-hoc constraint:</w:delText>
        </w:r>
      </w:del>
      <w:ins w:id="161" w:author="Matthew Phillips" w:date="2026-07-19T20:24:00Z" w16du:dateUtc="2026-07-20T01:24:00Z">
        <w:r w:rsidR="00C76C46">
          <w:t>Thus,</w:t>
        </w:r>
      </w:ins>
      <w:r>
        <w:t xml:space="preserve"> nothing prevents malformed output, and when </w:t>
      </w:r>
      <w:del w:id="162" w:author="Matthew Phillips" w:date="2026-07-19T20:24:00Z" w16du:dateUtc="2026-07-20T01:24:00Z">
        <w:r w:rsidDel="00C76C46">
          <w:delText>it occurs</w:delText>
        </w:r>
      </w:del>
      <w:ins w:id="163" w:author="Matthew Phillips" w:date="2026-07-19T20:24:00Z" w16du:dateUtc="2026-07-20T01:24:00Z">
        <w:r w:rsidR="00C76C46">
          <w:t>the outpu is malformed,</w:t>
        </w:r>
      </w:ins>
      <w:r>
        <w:t xml:space="preserve"> the extraction is lost. In the second</w:t>
      </w:r>
      <w:ins w:id="164" w:author="Matthew Phillips" w:date="2026-07-19T20:24:00Z" w16du:dateUtc="2026-07-20T01:24:00Z">
        <w:r w:rsidR="00C76C46">
          <w:t xml:space="preserve"> output </w:t>
        </w:r>
        <w:r w:rsidR="00C76C46">
          <w:t>configuration</w:t>
        </w:r>
      </w:ins>
      <w:r>
        <w:t xml:space="preserve">, </w:t>
      </w:r>
      <w:r w:rsidR="00B85E9A">
        <w:t xml:space="preserve">we pass </w:t>
      </w:r>
      <w:r>
        <w:t>the schema as a grammar</w:t>
      </w:r>
      <w:r w:rsidR="00432DC2" w:rsidRPr="00432DC2">
        <w:rPr>
          <w:rFonts w:cs="Times New Roman"/>
        </w:rPr>
        <w:t xml:space="preserve">—a set of rules enumerating every allowed output, supplied via the </w:t>
      </w:r>
      <w:commentRangeStart w:id="165"/>
      <w:r w:rsidR="00432DC2" w:rsidRPr="00432DC2">
        <w:rPr>
          <w:rFonts w:cs="Times New Roman"/>
        </w:rPr>
        <w:t xml:space="preserve">response_format: json_schema </w:t>
      </w:r>
      <w:commentRangeEnd w:id="165"/>
      <w:r w:rsidR="00196D13" w:rsidRPr="00432DC2">
        <w:rPr>
          <w:rStyle w:val="CommentReference"/>
          <w:rFonts w:cs="Times New Roman"/>
          <w:sz w:val="19"/>
          <w:szCs w:val="19"/>
        </w:rPr>
        <w:commentReference w:id="165"/>
      </w:r>
      <w:commentRangeStart w:id="166"/>
      <w:r w:rsidR="00432DC2" w:rsidRPr="00432DC2">
        <w:rPr>
          <w:rFonts w:cs="Times New Roman"/>
        </w:rPr>
        <w:t>option</w:t>
      </w:r>
      <w:commentRangeEnd w:id="166"/>
      <w:r w:rsidR="00196D13" w:rsidRPr="00432DC2">
        <w:rPr>
          <w:rStyle w:val="CommentReference"/>
          <w:rFonts w:cs="Times New Roman"/>
          <w:sz w:val="19"/>
          <w:szCs w:val="19"/>
        </w:rPr>
        <w:commentReference w:id="166"/>
      </w:r>
      <w:r w:rsidR="00432DC2" w:rsidRPr="00432DC2">
        <w:rPr>
          <w:rFonts w:cs="Times New Roman"/>
        </w:rPr>
        <w:t>—so at each step of generation the model can only produce text that keeps the output schema-valid</w:t>
      </w:r>
      <w:r>
        <w:t xml:space="preserve"> (Willard &amp; Louf 2023</w:t>
      </w:r>
      <w:r w:rsidR="00F41E80">
        <w:t>; Dong et al. 2024</w:t>
      </w:r>
      <w:r>
        <w:t>). The model cannot emit an unparseable response</w:t>
      </w:r>
      <w:ins w:id="167" w:author="Matthew Phillips" w:date="2026-07-19T21:10:00Z" w16du:dateUtc="2026-07-20T02:10:00Z">
        <w:r w:rsidR="00051959">
          <w:t>, so</w:t>
        </w:r>
      </w:ins>
      <w:del w:id="168" w:author="Matthew Phillips" w:date="2026-07-19T21:10:00Z" w16du:dateUtc="2026-07-20T02:10:00Z">
        <w:r w:rsidDel="00051959">
          <w:delText>;</w:delText>
        </w:r>
      </w:del>
      <w:r>
        <w:t xml:space="preserve"> no repair or discard path is required. </w:t>
      </w:r>
      <w:r w:rsidR="00B85E9A" w:rsidRPr="00B85E9A">
        <w:rPr>
          <w:rFonts w:cs="Times New Roman"/>
        </w:rPr>
        <w:t>We report this</w:t>
      </w:r>
      <w:r>
        <w:t xml:space="preserve"> configuration as </w:t>
      </w:r>
      <w:r>
        <w:rPr>
          <w:rFonts w:ascii="Arial Unicode MS" w:hAnsi="Arial Unicode MS"/>
          <w:rtl/>
          <w:lang w:val="ar-SA"/>
        </w:rPr>
        <w:t>“</w:t>
      </w:r>
      <w:r>
        <w:t>constrained” throughout.</w:t>
      </w:r>
    </w:p>
    <w:p w14:paraId="52D5D9AD" w14:textId="5E7F83F6" w:rsidR="007A6DC1" w:rsidRDefault="00000000" w:rsidP="00051959">
      <w:pPr>
        <w:pStyle w:val="BodyA"/>
        <w:ind w:firstLine="288"/>
        <w:jc w:val="both"/>
      </w:pPr>
      <w:r>
        <w:rPr>
          <w:lang w:val="fr-FR"/>
        </w:rPr>
        <w:t>3.1.3. Grammar construction.</w:t>
      </w:r>
      <w:r>
        <w:t xml:space="preserve"> The grammar is not the full schema but a bounded derivation of it. Supplying the complete CircularExtraction schema produced generations exceeding a five-minute timeout: </w:t>
      </w:r>
      <w:ins w:id="169" w:author="Matthew Phillips" w:date="2026-07-19T21:10:00Z" w16du:dateUtc="2026-07-20T02:10:00Z">
        <w:r w:rsidR="00051959">
          <w:t xml:space="preserve">for example, </w:t>
        </w:r>
      </w:ins>
      <w:r>
        <w:t xml:space="preserve">an unbounded array lets the model emit photometry rows indefinitely; </w:t>
      </w:r>
      <w:r w:rsidR="00B85E9A" w:rsidRPr="00B85E9A">
        <w:rPr>
          <w:rFonts w:cs="Times New Roman"/>
        </w:rPr>
        <w:t>an 18-field object</w:t>
      </w:r>
      <w:r>
        <w:t xml:space="preserve"> </w:t>
      </w:r>
      <w:r w:rsidR="00B85E9A">
        <w:t xml:space="preserve">makes every row arrive </w:t>
      </w:r>
      <w:r>
        <w:t xml:space="preserve">in full, mostly null; and </w:t>
      </w:r>
      <w:commentRangeStart w:id="170"/>
      <w:r>
        <w:t>an unbounded string invites rambling within one value</w:t>
      </w:r>
      <w:commentRangeEnd w:id="170"/>
      <w:r w:rsidR="00051959">
        <w:rPr>
          <w:rStyle w:val="CommentReference"/>
          <w:sz w:val="19"/>
          <w:szCs w:val="19"/>
        </w:rPr>
        <w:commentReference w:id="170"/>
      </w:r>
      <w:r>
        <w:t>. Our grammar exposes only the scored fields, caps array lengths, prunes each object to the fields the model should produce (PhotometryExt 18→7; Localization 9→2), and caps string lengths</w:t>
      </w:r>
      <w:ins w:id="171" w:author="Matthew Phillips" w:date="2026-07-19T21:11:00Z" w16du:dateUtc="2026-07-20T02:11:00Z">
        <w:r w:rsidR="00051959">
          <w:t>, such that they are</w:t>
        </w:r>
      </w:ins>
      <w:del w:id="172" w:author="Matthew Phillips" w:date="2026-07-19T21:11:00Z" w16du:dateUtc="2026-07-20T02:11:00Z">
        <w:r w:rsidDel="00051959">
          <w:delText>—</w:delText>
        </w:r>
      </w:del>
      <w:r>
        <w:t xml:space="preserve">73% smaller than the schema from which it derives (Appendix A). </w:t>
      </w:r>
      <w:r w:rsidR="00B85E9A" w:rsidRPr="00B85E9A">
        <w:rPr>
          <w:rFonts w:cs="Times New Roman"/>
        </w:rPr>
        <w:t xml:space="preserve">We withhold the fields Circex derives itself (canonical </w:t>
      </w:r>
      <w:r w:rsidR="00B85E9A" w:rsidRPr="00B85E9A">
        <w:rPr>
          <w:rFonts w:cs="Times New Roman"/>
        </w:rPr>
        <w:lastRenderedPageBreak/>
        <w:t>bandpass, epoch, detection flag, taxonomy path)</w:t>
      </w:r>
      <w:r>
        <w:t xml:space="preserve"> from the model.</w:t>
      </w:r>
    </w:p>
    <w:p w14:paraId="710CA13B" w14:textId="77777777" w:rsidR="007A6DC1" w:rsidRDefault="00000000">
      <w:pPr>
        <w:pStyle w:val="BodyA"/>
        <w:spacing w:before="120" w:after="40"/>
      </w:pPr>
      <w:r>
        <w:rPr>
          <w:i/>
          <w:iCs/>
        </w:rPr>
        <w:t>3.2. Results</w:t>
      </w:r>
    </w:p>
    <w:p w14:paraId="58FDDA22" w14:textId="3AB2C0E6" w:rsidR="007A6DC1" w:rsidRPr="00202A9C" w:rsidRDefault="00000000" w:rsidP="00202A9C">
      <w:pPr>
        <w:pStyle w:val="BodyA"/>
        <w:spacing w:before="20"/>
        <w:ind w:firstLine="288"/>
        <w:jc w:val="both"/>
      </w:pPr>
      <w:r>
        <w:t xml:space="preserve">3.2.1. Redshift extraction. The constrained Mistral-7B attains F1 = 0.935, exceeding both the regex baseline (0.862) and the identical model as published (0.690; Δ = +0.245). </w:t>
      </w:r>
      <w:del w:id="173" w:author="Matthew Phillips" w:date="2026-07-19T21:17:00Z" w16du:dateUtc="2026-07-20T02:17:00Z">
        <w:r w:rsidDel="00051959">
          <w:delText>The mechanism is legible in the</w:delText>
        </w:r>
      </w:del>
      <w:ins w:id="174" w:author="Matthew Phillips" w:date="2026-07-19T21:17:00Z" w16du:dateUtc="2026-07-20T02:17:00Z">
        <w:r w:rsidR="00051959">
          <w:t xml:space="preserve">An indication for the mechanism underlying this improvement is </w:t>
        </w:r>
      </w:ins>
      <w:ins w:id="175" w:author="Matthew Phillips" w:date="2026-07-19T21:18:00Z" w16du:dateUtc="2026-07-20T02:18:00Z">
        <w:r w:rsidR="00051959">
          <w:t>given by the</w:t>
        </w:r>
      </w:ins>
      <w:r>
        <w:t xml:space="preserve"> precision/recall decomposition (Table 2). Precision is comparable across the two Mistral configurations (0.903 and 0.932); the entire gap is in recall, which rises from 0.559 to 0.937. </w:t>
      </w:r>
      <w:commentRangeStart w:id="176"/>
      <w:r>
        <w:t xml:space="preserve">The published pipeline is not extracting redshifts incorrectly—it fails to emit them, because free-form generation from a small model yields output </w:t>
      </w:r>
      <w:r w:rsidR="00B85E9A" w:rsidRPr="00B85E9A">
        <w:rPr>
          <w:rFonts w:cs="Times New Roman"/>
        </w:rPr>
        <w:t>the harness cannot parse and therefore discards,</w:t>
      </w:r>
      <w:commentRangeEnd w:id="176"/>
      <w:r w:rsidR="00051959" w:rsidRPr="00B85E9A">
        <w:rPr>
          <w:rStyle w:val="CommentReference"/>
          <w:rFonts w:cs="Times New Roman"/>
          <w:sz w:val="19"/>
          <w:szCs w:val="19"/>
        </w:rPr>
        <w:commentReference w:id="176"/>
      </w:r>
      <w:r w:rsidR="00B85E9A" w:rsidRPr="00B85E9A">
        <w:rPr>
          <w:rFonts w:cs="Times New Roman"/>
        </w:rPr>
        <w:t xml:space="preserve"> scoring it</w:t>
      </w:r>
      <w:r>
        <w:t xml:space="preserve"> as a false negative on every field the Circular in fact contained. Constrained decoding removes that failure mode by construction, </w:t>
      </w:r>
      <w:r w:rsidR="00B85E9A" w:rsidRPr="00B85E9A">
        <w:t>letting us directly measure the model’s latent ability previously masked by an unreliable serialization step</w:t>
      </w:r>
      <w:r>
        <w:t>.</w:t>
      </w:r>
    </w:p>
    <w:p w14:paraId="4BA106EC" w14:textId="77777777" w:rsidR="004248BE" w:rsidRDefault="00000000">
      <w:pPr>
        <w:pStyle w:val="BodyA"/>
        <w:spacing w:before="120"/>
        <w:jc w:val="center"/>
        <w:rPr>
          <w:b/>
          <w:bCs/>
          <w:lang w:val="fr-FR"/>
        </w:rPr>
      </w:pPr>
      <w:r>
        <w:rPr>
          <w:b/>
          <w:bCs/>
          <w:lang w:val="fr-FR"/>
        </w:rPr>
        <w:t>Table 2</w:t>
      </w:r>
    </w:p>
    <w:p w14:paraId="605655F8" w14:textId="752320C3" w:rsidR="007A6DC1" w:rsidRPr="00202A9C" w:rsidRDefault="00202A9C" w:rsidP="00202A9C">
      <w:pPr>
        <w:pStyle w:val="BodyA"/>
        <w:spacing w:after="80"/>
        <w:jc w:val="center"/>
      </w:pPr>
      <w:r>
        <w:rPr>
          <w:i/>
          <w:iCs/>
          <w:sz w:val="17"/>
          <w:szCs w:val="17"/>
        </w:rPr>
        <w:t>Per-field F1 for the regex baseline, the grammar-constrained Mistral-7B extractor, and the published Mistral-7B predictions of Sha26 (top), and ΔF1 against the published baseline (bottom). Hatched bars denote a non-extracting extractor or zero gold support.</w:t>
      </w:r>
    </w:p>
    <w:tbl>
      <w:tblPr>
        <w:tblpPr w:leftFromText="180" w:rightFromText="180" w:vertAnchor="text" w:horzAnchor="margin" w:tblpY="149"/>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2317"/>
        <w:gridCol w:w="1044"/>
        <w:gridCol w:w="771"/>
        <w:gridCol w:w="682"/>
      </w:tblGrid>
      <w:tr w:rsidR="00223EE9" w14:paraId="51977B03" w14:textId="77777777" w:rsidTr="00223EE9">
        <w:trPr>
          <w:trHeight w:val="229"/>
        </w:trPr>
        <w:tc>
          <w:tcPr>
            <w:tcW w:w="240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A25658" w14:textId="77777777" w:rsidR="00223EE9" w:rsidRDefault="00223EE9" w:rsidP="00223EE9">
            <w:pPr>
              <w:pStyle w:val="BodyA"/>
            </w:pPr>
            <w:r>
              <w:rPr>
                <w:b/>
                <w:bCs/>
                <w:sz w:val="17"/>
                <w:szCs w:val="17"/>
              </w:rPr>
              <w:t>Extractor</w:t>
            </w:r>
          </w:p>
        </w:tc>
        <w:tc>
          <w:tcPr>
            <w:tcW w:w="1084"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D73C1F" w14:textId="77777777" w:rsidR="00223EE9" w:rsidRDefault="00223EE9" w:rsidP="00223EE9">
            <w:pPr>
              <w:pStyle w:val="BodyA"/>
              <w:jc w:val="center"/>
            </w:pPr>
            <w:r>
              <w:rPr>
                <w:b/>
                <w:bCs/>
                <w:sz w:val="17"/>
                <w:szCs w:val="17"/>
              </w:rPr>
              <w:t>Precision</w:t>
            </w:r>
          </w:p>
        </w:tc>
        <w:tc>
          <w:tcPr>
            <w:tcW w:w="80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2A360D" w14:textId="77777777" w:rsidR="00223EE9" w:rsidRDefault="00223EE9" w:rsidP="00223EE9">
            <w:pPr>
              <w:pStyle w:val="BodyA"/>
              <w:jc w:val="center"/>
            </w:pPr>
            <w:r>
              <w:rPr>
                <w:b/>
                <w:bCs/>
                <w:sz w:val="17"/>
                <w:szCs w:val="17"/>
              </w:rPr>
              <w:t>Recall</w:t>
            </w:r>
          </w:p>
        </w:tc>
        <w:tc>
          <w:tcPr>
            <w:tcW w:w="70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683A74" w14:textId="77777777" w:rsidR="00223EE9" w:rsidRDefault="00223EE9" w:rsidP="00223EE9">
            <w:pPr>
              <w:pStyle w:val="BodyA"/>
              <w:jc w:val="center"/>
            </w:pPr>
            <w:r>
              <w:rPr>
                <w:b/>
                <w:bCs/>
                <w:sz w:val="17"/>
                <w:szCs w:val="17"/>
              </w:rPr>
              <w:t>F1</w:t>
            </w:r>
          </w:p>
        </w:tc>
      </w:tr>
      <w:tr w:rsidR="00223EE9" w14:paraId="37608D26" w14:textId="77777777" w:rsidTr="00223EE9">
        <w:trPr>
          <w:trHeight w:val="64"/>
        </w:trPr>
        <w:tc>
          <w:tcPr>
            <w:tcW w:w="240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56FA22" w14:textId="77777777" w:rsidR="00223EE9" w:rsidRDefault="00223EE9" w:rsidP="00223EE9">
            <w:pPr>
              <w:pStyle w:val="BodyA"/>
            </w:pPr>
            <w:r>
              <w:rPr>
                <w:sz w:val="17"/>
                <w:szCs w:val="17"/>
              </w:rPr>
              <w:t>Regex</w:t>
            </w:r>
          </w:p>
        </w:tc>
        <w:tc>
          <w:tcPr>
            <w:tcW w:w="1084"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C6AE3D" w14:textId="77777777" w:rsidR="00223EE9" w:rsidRDefault="00223EE9" w:rsidP="00223EE9">
            <w:pPr>
              <w:pStyle w:val="BodyA"/>
              <w:jc w:val="center"/>
            </w:pPr>
            <w:r>
              <w:rPr>
                <w:sz w:val="17"/>
                <w:szCs w:val="17"/>
              </w:rPr>
              <w:t>0.870</w:t>
            </w:r>
          </w:p>
        </w:tc>
        <w:tc>
          <w:tcPr>
            <w:tcW w:w="80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17235D" w14:textId="77777777" w:rsidR="00223EE9" w:rsidRDefault="00223EE9" w:rsidP="00223EE9">
            <w:pPr>
              <w:pStyle w:val="BodyA"/>
              <w:jc w:val="center"/>
            </w:pPr>
            <w:r>
              <w:rPr>
                <w:sz w:val="17"/>
                <w:szCs w:val="17"/>
              </w:rPr>
              <w:t>0.854</w:t>
            </w:r>
          </w:p>
        </w:tc>
        <w:tc>
          <w:tcPr>
            <w:tcW w:w="70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49261" w14:textId="77777777" w:rsidR="00223EE9" w:rsidRDefault="00223EE9" w:rsidP="00223EE9">
            <w:pPr>
              <w:pStyle w:val="BodyA"/>
              <w:jc w:val="center"/>
            </w:pPr>
            <w:r>
              <w:rPr>
                <w:sz w:val="17"/>
                <w:szCs w:val="17"/>
              </w:rPr>
              <w:t>0.862</w:t>
            </w:r>
          </w:p>
        </w:tc>
      </w:tr>
      <w:tr w:rsidR="00223EE9" w14:paraId="3AEC53D9" w14:textId="77777777" w:rsidTr="00223EE9">
        <w:trPr>
          <w:trHeight w:val="18"/>
        </w:trPr>
        <w:tc>
          <w:tcPr>
            <w:tcW w:w="240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13B2AA" w14:textId="77777777" w:rsidR="00223EE9" w:rsidRDefault="00223EE9" w:rsidP="00223EE9">
            <w:pPr>
              <w:pStyle w:val="BodyA"/>
            </w:pPr>
            <w:r>
              <w:rPr>
                <w:sz w:val="17"/>
                <w:szCs w:val="17"/>
              </w:rPr>
              <w:t>Mistral-7B (constrained)</w:t>
            </w:r>
          </w:p>
        </w:tc>
        <w:tc>
          <w:tcPr>
            <w:tcW w:w="1084"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B9DEA7" w14:textId="77777777" w:rsidR="00223EE9" w:rsidRDefault="00223EE9" w:rsidP="00223EE9">
            <w:pPr>
              <w:pStyle w:val="BodyA"/>
              <w:jc w:val="center"/>
            </w:pPr>
            <w:r>
              <w:rPr>
                <w:sz w:val="17"/>
                <w:szCs w:val="17"/>
              </w:rPr>
              <w:t>0.932</w:t>
            </w:r>
          </w:p>
        </w:tc>
        <w:tc>
          <w:tcPr>
            <w:tcW w:w="80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9F7DAB" w14:textId="77777777" w:rsidR="00223EE9" w:rsidRDefault="00223EE9" w:rsidP="00223EE9">
            <w:pPr>
              <w:pStyle w:val="BodyA"/>
              <w:jc w:val="center"/>
            </w:pPr>
            <w:r>
              <w:rPr>
                <w:sz w:val="17"/>
                <w:szCs w:val="17"/>
              </w:rPr>
              <w:t>0.937</w:t>
            </w:r>
          </w:p>
        </w:tc>
        <w:tc>
          <w:tcPr>
            <w:tcW w:w="70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A4CA29" w14:textId="77777777" w:rsidR="00223EE9" w:rsidRDefault="00223EE9" w:rsidP="00223EE9">
            <w:pPr>
              <w:pStyle w:val="BodyA"/>
              <w:jc w:val="center"/>
            </w:pPr>
            <w:r>
              <w:rPr>
                <w:sz w:val="17"/>
                <w:szCs w:val="17"/>
              </w:rPr>
              <w:t>0.935</w:t>
            </w:r>
          </w:p>
        </w:tc>
      </w:tr>
      <w:tr w:rsidR="00223EE9" w14:paraId="584E9F38" w14:textId="77777777" w:rsidTr="00223EE9">
        <w:trPr>
          <w:trHeight w:val="18"/>
        </w:trPr>
        <w:tc>
          <w:tcPr>
            <w:tcW w:w="240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597437" w14:textId="77777777" w:rsidR="00223EE9" w:rsidRDefault="00223EE9" w:rsidP="00223EE9">
            <w:pPr>
              <w:pStyle w:val="BodyA"/>
            </w:pPr>
            <w:r>
              <w:rPr>
                <w:sz w:val="17"/>
                <w:szCs w:val="17"/>
              </w:rPr>
              <w:t>Mistral-7B (Sha26)</w:t>
            </w:r>
          </w:p>
        </w:tc>
        <w:tc>
          <w:tcPr>
            <w:tcW w:w="1084"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CC274A" w14:textId="77777777" w:rsidR="00223EE9" w:rsidRDefault="00223EE9" w:rsidP="00223EE9">
            <w:pPr>
              <w:pStyle w:val="BodyA"/>
              <w:jc w:val="center"/>
            </w:pPr>
            <w:r>
              <w:rPr>
                <w:sz w:val="17"/>
                <w:szCs w:val="17"/>
              </w:rPr>
              <w:t>0.903</w:t>
            </w:r>
          </w:p>
        </w:tc>
        <w:tc>
          <w:tcPr>
            <w:tcW w:w="80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0C1C65" w14:textId="77777777" w:rsidR="00223EE9" w:rsidRDefault="00223EE9" w:rsidP="00223EE9">
            <w:pPr>
              <w:pStyle w:val="BodyA"/>
              <w:jc w:val="center"/>
            </w:pPr>
            <w:r>
              <w:rPr>
                <w:sz w:val="17"/>
                <w:szCs w:val="17"/>
              </w:rPr>
              <w:t>0.559</w:t>
            </w:r>
          </w:p>
        </w:tc>
        <w:tc>
          <w:tcPr>
            <w:tcW w:w="70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AA38B6" w14:textId="77777777" w:rsidR="00223EE9" w:rsidRDefault="00223EE9" w:rsidP="00223EE9">
            <w:pPr>
              <w:pStyle w:val="BodyA"/>
              <w:jc w:val="center"/>
            </w:pPr>
            <w:r>
              <w:rPr>
                <w:sz w:val="17"/>
                <w:szCs w:val="17"/>
              </w:rPr>
              <w:t>0.690</w:t>
            </w:r>
          </w:p>
        </w:tc>
      </w:tr>
    </w:tbl>
    <w:p w14:paraId="2DEC05FC" w14:textId="77777777" w:rsidR="00202A9C" w:rsidRDefault="00202A9C" w:rsidP="00202A9C">
      <w:pPr>
        <w:pStyle w:val="BodyA"/>
        <w:spacing w:before="80"/>
        <w:jc w:val="both"/>
      </w:pPr>
    </w:p>
    <w:p w14:paraId="3CAD65F9" w14:textId="61B4B68C" w:rsidR="007A6DC1" w:rsidRDefault="00000000" w:rsidP="00223EE9">
      <w:pPr>
        <w:pStyle w:val="BodyA"/>
        <w:spacing w:before="80"/>
        <w:ind w:firstLine="288"/>
        <w:jc w:val="both"/>
      </w:pPr>
      <w:commentRangeStart w:id="177"/>
      <w:del w:id="178" w:author="Matthew Phillips" w:date="2026-07-19T21:21:00Z" w16du:dateUtc="2026-07-20T02:21:00Z">
        <w:r w:rsidDel="00E96ECC">
          <w:delText>We state the finding plainly</w:delText>
        </w:r>
      </w:del>
      <w:ins w:id="179" w:author="Matthew Phillips" w:date="2026-07-19T21:21:00Z" w16du:dateUtc="2026-07-20T02:21:00Z">
        <w:r w:rsidR="00E96ECC">
          <w:t>In summary,</w:t>
        </w:r>
      </w:ins>
      <w:del w:id="180" w:author="Matthew Phillips" w:date="2026-07-19T21:21:00Z" w16du:dateUtc="2026-07-20T02:21:00Z">
        <w:r w:rsidDel="00E96ECC">
          <w:delText>:</w:delText>
        </w:r>
      </w:del>
      <w:r>
        <w:t xml:space="preserve"> the reported weakness of open 7B models on this task is substantially an artifact of the extraction harness rather than of the model</w:t>
      </w:r>
      <w:commentRangeEnd w:id="177"/>
      <w:r w:rsidR="00E96ECC">
        <w:rPr>
          <w:rStyle w:val="CommentReference"/>
          <w:sz w:val="19"/>
          <w:szCs w:val="19"/>
        </w:rPr>
        <w:commentReference w:id="177"/>
      </w:r>
      <w:r>
        <w:t xml:space="preserve">. The same weights that score 0.690 score 0.935 when </w:t>
      </w:r>
      <w:r w:rsidR="00B85E9A">
        <w:t xml:space="preserve">we constrain </w:t>
      </w:r>
      <w:r>
        <w:t xml:space="preserve">the decoder—a gain of +0.245 F1 with no fine-tuning, no retrieval, and no larger model. This also reconciles an apparent tension with </w:t>
      </w:r>
      <w:commentRangeStart w:id="181"/>
      <w:r>
        <w:t xml:space="preserve">the 97.2% </w:t>
      </w:r>
      <w:del w:id="182" w:author="Matthew Phillips" w:date="2026-07-19T21:22:00Z" w16du:dateUtc="2026-07-20T02:22:00Z">
        <w:r w:rsidDel="00E96ECC">
          <w:delText xml:space="preserve">headline </w:delText>
        </w:r>
      </w:del>
      <w:ins w:id="183" w:author="Matthew Phillips" w:date="2026-07-19T21:22:00Z" w16du:dateUtc="2026-07-20T02:22:00Z">
        <w:r w:rsidR="00E96ECC">
          <w:t xml:space="preserve">accuracy </w:t>
        </w:r>
      </w:ins>
      <w:commentRangeEnd w:id="181"/>
      <w:r w:rsidR="00E96ECC">
        <w:rPr>
          <w:rStyle w:val="CommentReference"/>
          <w:sz w:val="19"/>
          <w:szCs w:val="19"/>
        </w:rPr>
        <w:commentReference w:id="181"/>
      </w:r>
      <w:ins w:id="184" w:author="Matthew Phillips" w:date="2026-07-19T21:22:00Z" w16du:dateUtc="2026-07-20T02:22:00Z">
        <w:r w:rsidR="00E96ECC">
          <w:t>reported by</w:t>
        </w:r>
      </w:ins>
      <w:del w:id="185" w:author="Matthew Phillips" w:date="2026-07-19T21:22:00Z" w16du:dateUtc="2026-07-20T02:22:00Z">
        <w:r w:rsidDel="00E96ECC">
          <w:delText>of</w:delText>
        </w:r>
      </w:del>
      <w:r>
        <w:t xml:space="preserve"> Sha26</w:t>
      </w:r>
      <w:ins w:id="186" w:author="Matthew Phillips" w:date="2026-07-19T21:22:00Z" w16du:dateUtc="2026-07-20T02:22:00Z">
        <w:r w:rsidR="00E96ECC">
          <w:t>.</w:t>
        </w:r>
      </w:ins>
      <w:del w:id="187" w:author="Matthew Phillips" w:date="2026-07-19T21:22:00Z" w16du:dateUtc="2026-07-20T02:22:00Z">
        <w:r w:rsidDel="00E96ECC">
          <w:delText xml:space="preserve">: </w:delText>
        </w:r>
      </w:del>
      <w:r>
        <w:t xml:space="preserve">that figure is conditional on Circulars known to contain a redshift, after retrieval, whereas the F1 here is unconditioned over the released predictions; </w:t>
      </w:r>
      <w:r w:rsidR="00B85E9A" w:rsidRPr="00B85E9A">
        <w:rPr>
          <w:rFonts w:cs="Times New Roman"/>
        </w:rPr>
        <w:t>we score both</w:t>
      </w:r>
      <w:r>
        <w:t xml:space="preserve"> against the same denominator as those predictions.</w:t>
      </w:r>
    </w:p>
    <w:p w14:paraId="632DDD8B" w14:textId="69B792A1" w:rsidR="007A6DC1" w:rsidRDefault="00000000">
      <w:pPr>
        <w:pStyle w:val="BodyA"/>
        <w:ind w:firstLine="288"/>
        <w:jc w:val="both"/>
      </w:pPr>
      <w:r>
        <w:t xml:space="preserve">3.2.2. </w:t>
      </w:r>
      <w:commentRangeStart w:id="188"/>
      <w:r>
        <w:t xml:space="preserve">Event names </w:t>
      </w:r>
      <w:commentRangeEnd w:id="188"/>
      <w:r w:rsidR="0070668D">
        <w:rPr>
          <w:rStyle w:val="CommentReference"/>
          <w:sz w:val="19"/>
          <w:szCs w:val="19"/>
        </w:rPr>
        <w:commentReference w:id="188"/>
      </w:r>
      <w:r>
        <w:t>and the hybrid. The converse is equally clean. On event names the ordering inverts: regex (0.869) leads, the published Mistral (0.849) follows, and the constrained Mistral is worst (0.767). Its error decomposition (344 true positives, 153 false positives, 56 false negatives, versus regex</w:t>
      </w:r>
      <w:r>
        <w:rPr>
          <w:rFonts w:ascii="Arial Unicode MS" w:hAnsi="Arial Unicode MS"/>
        </w:rPr>
        <w:t>’</w:t>
      </w:r>
      <w:r>
        <w:t xml:space="preserve">s 388/105/12) shows it both misses and invents more designations. </w:t>
      </w:r>
      <w:commentRangeStart w:id="189"/>
      <w:commentRangeStart w:id="190"/>
      <w:r>
        <w:t>A GCN event name is a lexically regular object—GRB followed by a six-digit date and an optional letter—which is precisely a regular expression</w:t>
      </w:r>
      <w:r>
        <w:rPr>
          <w:rFonts w:ascii="Arial Unicode MS" w:hAnsi="Arial Unicode MS"/>
        </w:rPr>
        <w:t>’</w:t>
      </w:r>
      <w:r>
        <w:t xml:space="preserve">s task; constrained decoding guarantees well-formed output, not pattern-matching skill. </w:t>
      </w:r>
      <w:commentRangeEnd w:id="189"/>
      <w:r w:rsidR="0070668D">
        <w:rPr>
          <w:rStyle w:val="CommentReference"/>
          <w:sz w:val="19"/>
          <w:szCs w:val="19"/>
        </w:rPr>
        <w:commentReference w:id="189"/>
      </w:r>
      <w:commentRangeEnd w:id="190"/>
      <w:r w:rsidR="0070668D">
        <w:rPr>
          <w:rStyle w:val="CommentReference"/>
          <w:sz w:val="19"/>
          <w:szCs w:val="19"/>
        </w:rPr>
        <w:commentReference w:id="190"/>
      </w:r>
      <w:r>
        <w:t xml:space="preserve">Routing each field to the extractor that wins it—regex for event names, constrained Mistral for redshift—yields a hybrid that matches or exceeds the stronger single extractor on the lexically regular fields (event names, coordinates), and is how </w:t>
      </w:r>
      <w:r w:rsidR="00B85E9A">
        <w:t xml:space="preserve">we configure </w:t>
      </w:r>
      <w:r>
        <w:t>the SkyPortal path of Section 4.</w:t>
      </w:r>
    </w:p>
    <w:p w14:paraId="0AE91FAF" w14:textId="77777777" w:rsidR="007A6DC1" w:rsidRDefault="00000000" w:rsidP="00202A9C">
      <w:pPr>
        <w:pStyle w:val="BodyA"/>
        <w:ind w:firstLine="288"/>
        <w:jc w:val="both"/>
      </w:pPr>
      <w:r>
        <w:t xml:space="preserve">3.2.3. Cost and latency. The constrained extractor runs at a median 1.5 s per Circular (p95 4.6 s) on one GPU, against 0.6 ms for regex. The 500-row evaluation completes in roughly </w:t>
      </w:r>
      <w:r>
        <w:t>fifteen minutes at zero marginal token cost, the model being served locally. At that throughput the full optical archive is a single-day backfill and live per-Circular ingestion is not throughput-bound.</w:t>
      </w:r>
    </w:p>
    <w:p w14:paraId="15B14045" w14:textId="52AE55A9" w:rsidR="00202A9C" w:rsidRDefault="00202A9C">
      <w:pPr>
        <w:rPr>
          <w:rFonts w:cs="Arial Unicode MS"/>
          <w:color w:val="000000"/>
          <w:sz w:val="19"/>
          <w:szCs w:val="19"/>
          <w:u w:color="000000"/>
          <w14:textOutline w14:w="12700" w14:cap="flat" w14:cmpd="sng" w14:algn="ctr">
            <w14:noFill/>
            <w14:prstDash w14:val="solid"/>
            <w14:miter w14:lim="400000"/>
          </w14:textOutline>
        </w:rPr>
      </w:pPr>
      <w:r>
        <w:br w:type="page"/>
      </w:r>
    </w:p>
    <w:p w14:paraId="05190851" w14:textId="77777777" w:rsidR="00202A9C" w:rsidRDefault="00202A9C" w:rsidP="00202A9C">
      <w:pPr>
        <w:pStyle w:val="BodyA"/>
        <w:jc w:val="both"/>
        <w:sectPr w:rsidR="00202A9C">
          <w:type w:val="continuous"/>
          <w:pgSz w:w="12240" w:h="15840"/>
          <w:pgMar w:top="1080" w:right="1080" w:bottom="1080" w:left="1080" w:header="720" w:footer="720" w:gutter="0"/>
          <w:cols w:num="2" w:space="432"/>
        </w:sectPr>
      </w:pPr>
    </w:p>
    <w:p w14:paraId="4BFB4A3E" w14:textId="4E67E409" w:rsidR="007A6DC1" w:rsidRDefault="007A6DC1">
      <w:pPr>
        <w:pStyle w:val="BodyA"/>
        <w:jc w:val="center"/>
      </w:pPr>
    </w:p>
    <w:p w14:paraId="14738FFE" w14:textId="77777777" w:rsidR="00202A9C" w:rsidRDefault="00202A9C" w:rsidP="00202A9C">
      <w:pPr>
        <w:pStyle w:val="BodyA"/>
        <w:spacing w:before="40"/>
        <w:jc w:val="center"/>
        <w:rPr>
          <w:b/>
          <w:bCs/>
          <w:lang w:val="it-IT"/>
        </w:rPr>
      </w:pPr>
      <w:commentRangeStart w:id="191"/>
      <w:r>
        <w:rPr>
          <w:b/>
          <w:bCs/>
          <w:lang w:val="it-IT"/>
        </w:rPr>
        <w:t>Figure 1</w:t>
      </w:r>
      <w:commentRangeEnd w:id="191"/>
      <w:r w:rsidR="009F3E71">
        <w:rPr>
          <w:rStyle w:val="CommentReference"/>
          <w:b/>
          <w:bCs/>
          <w:sz w:val="19"/>
          <w:szCs w:val="19"/>
          <w:lang w:val="it-IT"/>
        </w:rPr>
        <w:commentReference w:id="191"/>
      </w:r>
      <w:r>
        <w:rPr>
          <w:b/>
          <w:bCs/>
          <w:lang w:val="it-IT"/>
        </w:rPr>
        <w:t>.</w:t>
      </w:r>
    </w:p>
    <w:p w14:paraId="58B8DFEE" w14:textId="0AB3C279" w:rsidR="00202A9C" w:rsidRPr="00202A9C" w:rsidRDefault="00202A9C" w:rsidP="00202A9C">
      <w:pPr>
        <w:pStyle w:val="BodyA"/>
        <w:spacing w:after="80"/>
        <w:jc w:val="center"/>
      </w:pPr>
      <w:r>
        <w:rPr>
          <w:i/>
          <w:iCs/>
          <w:sz w:val="17"/>
          <w:szCs w:val="17"/>
        </w:rPr>
        <w:t>Comparison between Mistral-7B (Sha26), Mistral-7B constrained, and our Regex.</w:t>
      </w:r>
    </w:p>
    <w:p w14:paraId="3C82C957" w14:textId="77777777" w:rsidR="007A6DC1" w:rsidRDefault="00202A9C" w:rsidP="00202A9C">
      <w:pPr>
        <w:pStyle w:val="BodyA"/>
        <w:jc w:val="center"/>
      </w:pPr>
      <w:r>
        <w:rPr>
          <w:noProof/>
        </w:rPr>
        <w:drawing>
          <wp:inline distT="0" distB="0" distL="0" distR="0" wp14:anchorId="26D762D1" wp14:editId="2B885A69">
            <wp:extent cx="5415642" cy="5415642"/>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7"/>
                    <a:stretch>
                      <a:fillRect/>
                    </a:stretch>
                  </pic:blipFill>
                  <pic:spPr>
                    <a:xfrm>
                      <a:off x="0" y="0"/>
                      <a:ext cx="5441923" cy="5441923"/>
                    </a:xfrm>
                    <a:prstGeom prst="rect">
                      <a:avLst/>
                    </a:prstGeom>
                    <a:ln w="12700" cap="flat">
                      <a:noFill/>
                      <a:miter lim="400000"/>
                    </a:ln>
                    <a:effectLst/>
                  </pic:spPr>
                </pic:pic>
              </a:graphicData>
            </a:graphic>
          </wp:inline>
        </w:drawing>
      </w:r>
    </w:p>
    <w:p w14:paraId="549C7FF4" w14:textId="77777777" w:rsidR="00202A9C" w:rsidRDefault="00202A9C" w:rsidP="00202A9C">
      <w:pPr>
        <w:pStyle w:val="BodyA"/>
        <w:jc w:val="center"/>
      </w:pPr>
    </w:p>
    <w:p w14:paraId="0BB20783" w14:textId="68F55554" w:rsidR="00202A9C" w:rsidRDefault="00202A9C" w:rsidP="00202A9C">
      <w:pPr>
        <w:pStyle w:val="BodyA"/>
        <w:jc w:val="center"/>
        <w:sectPr w:rsidR="00202A9C">
          <w:type w:val="continuous"/>
          <w:pgSz w:w="12240" w:h="15840"/>
          <w:pgMar w:top="1080" w:right="1080" w:bottom="1080" w:left="1080" w:header="720" w:footer="720" w:gutter="0"/>
          <w:cols w:space="720"/>
        </w:sectPr>
      </w:pPr>
    </w:p>
    <w:p w14:paraId="47D6D0B5" w14:textId="77777777" w:rsidR="007A6DC1" w:rsidRDefault="00000000">
      <w:pPr>
        <w:pStyle w:val="BodyA"/>
        <w:spacing w:before="180" w:after="60"/>
      </w:pPr>
      <w:r>
        <w:rPr>
          <w:b/>
          <w:bCs/>
          <w:sz w:val="21"/>
          <w:szCs w:val="21"/>
        </w:rPr>
        <w:t>4. Deployment: Live Ingestion into SkyPortal</w:t>
      </w:r>
    </w:p>
    <w:p w14:paraId="1711785D" w14:textId="77777777" w:rsidR="007A6DC1" w:rsidRDefault="00000000">
      <w:pPr>
        <w:pStyle w:val="BodyA"/>
        <w:spacing w:before="120" w:after="40"/>
      </w:pPr>
      <w:r>
        <w:rPr>
          <w:i/>
          <w:iCs/>
        </w:rPr>
        <w:t>4.1. Methods</w:t>
      </w:r>
    </w:p>
    <w:p w14:paraId="14433BA3" w14:textId="35BE551D" w:rsidR="007A6DC1" w:rsidRDefault="00B85E9A">
      <w:pPr>
        <w:pStyle w:val="BodyA"/>
        <w:spacing w:before="20"/>
        <w:ind w:firstLine="288"/>
        <w:jc w:val="both"/>
      </w:pPr>
      <w:r w:rsidRPr="00B85E9A">
        <w:rPr>
          <w:rFonts w:cs="Times New Roman"/>
          <w:lang w:val="it-IT"/>
        </w:rPr>
        <w:t>4.1.1. Event aggregation. Many Circulars describe one transient: a discovery Circular carries the position, follow-ups carry the light curve. Circex reconstructs an event by walking the GCN cross-reference graph the extractor already recovers, then fuses the Circulars into one source—</w:t>
      </w:r>
      <w:commentRangeStart w:id="192"/>
      <w:r w:rsidRPr="00B85E9A">
        <w:rPr>
          <w:rFonts w:cs="Times New Roman"/>
          <w:lang w:val="it-IT"/>
        </w:rPr>
        <w:t>position preferring the refined optical counterpart over a coarse trigger box, photometry unioned and deduplicated with an epoch-tolerant key so the pipeline does not double-count the same observation reported at different epochs.</w:t>
      </w:r>
      <w:commentRangeEnd w:id="192"/>
      <w:r w:rsidR="009F3E71">
        <w:rPr>
          <w:rStyle w:val="CommentReference"/>
          <w:sz w:val="19"/>
          <w:szCs w:val="19"/>
        </w:rPr>
        <w:commentReference w:id="192"/>
      </w:r>
    </w:p>
    <w:p w14:paraId="7253AA5D" w14:textId="3C96235E" w:rsidR="007A6DC1" w:rsidRDefault="00000000">
      <w:pPr>
        <w:pStyle w:val="BodyA"/>
        <w:ind w:firstLine="288"/>
        <w:jc w:val="both"/>
      </w:pPr>
      <w:r>
        <w:t>4.1.2. The consumer service. A con</w:t>
      </w:r>
      <w:r w:rsidR="00432DC2" w:rsidRPr="00432DC2">
        <w:rPr>
          <w:rFonts w:cs="Times New Roman"/>
        </w:rPr>
        <w:t>tinuously running service listen</w:t>
      </w:r>
      <w:r>
        <w:t xml:space="preserve">s to the gcn.circulars </w:t>
      </w:r>
      <w:r w:rsidR="00432DC2">
        <w:t xml:space="preserve">feed (delivered over </w:t>
      </w:r>
      <w:r>
        <w:t>Kafka</w:t>
      </w:r>
      <w:r w:rsidR="00432DC2" w:rsidRPr="00432DC2">
        <w:rPr>
          <w:rFonts w:cs="Times New Roman"/>
        </w:rPr>
        <w:t>, a system for streaming messages between programs)</w:t>
      </w:r>
      <w:r>
        <w:t xml:space="preserve">; for each incoming Circular it aggregates the event and posts the source, </w:t>
      </w:r>
      <w:r>
        <w:t>photometry, and classification into SkyPortal idempotently</w:t>
      </w:r>
      <w:r w:rsidR="00432DC2" w:rsidRPr="00432DC2">
        <w:rPr>
          <w:rFonts w:cs="Times New Roman"/>
        </w:rPr>
        <w:t>—re-processing the same Circular does not create duplicate entries</w:t>
      </w:r>
      <w:ins w:id="193" w:author="Matthew Phillips" w:date="2026-07-19T21:46:00Z" w16du:dateUtc="2026-07-20T02:46:00Z">
        <w:r w:rsidR="009F3E71">
          <w:rPr>
            <w:rFonts w:cs="Times New Roman"/>
          </w:rPr>
          <w:t xml:space="preserve">.  </w:t>
        </w:r>
      </w:ins>
      <w:del w:id="194" w:author="Matthew Phillips" w:date="2026-07-19T21:46:00Z" w16du:dateUtc="2026-07-20T02:46:00Z">
        <w:r w:rsidR="00432DC2" w:rsidRPr="00432DC2" w:rsidDel="009F3E71">
          <w:rPr>
            <w:rFonts w:cs="Times New Roman"/>
          </w:rPr>
          <w:delText>—</w:delText>
        </w:r>
      </w:del>
      <w:ins w:id="195" w:author="Matthew Phillips" w:date="2026-07-19T21:46:00Z" w16du:dateUtc="2026-07-20T02:46:00Z">
        <w:r w:rsidR="009F3E71">
          <w:rPr>
            <w:rFonts w:cs="Times New Roman"/>
          </w:rPr>
          <w:t xml:space="preserve">The service </w:t>
        </w:r>
      </w:ins>
      <w:r>
        <w:t>tolerat</w:t>
      </w:r>
      <w:ins w:id="196" w:author="Matthew Phillips" w:date="2026-07-19T21:46:00Z" w16du:dateUtc="2026-07-20T02:46:00Z">
        <w:r w:rsidR="009F3E71">
          <w:t>es</w:t>
        </w:r>
      </w:ins>
      <w:del w:id="197" w:author="Matthew Phillips" w:date="2026-07-19T21:46:00Z" w16du:dateUtc="2026-07-20T02:46:00Z">
        <w:r w:rsidDel="009F3E71">
          <w:delText>ing</w:delText>
        </w:r>
      </w:del>
      <w:r>
        <w:t xml:space="preserve"> individual failures</w:t>
      </w:r>
      <w:ins w:id="198" w:author="Matthew Phillips" w:date="2026-07-19T21:46:00Z" w16du:dateUtc="2026-07-20T02:46:00Z">
        <w:r w:rsidR="009F3E71">
          <w:t xml:space="preserve">; they do </w:t>
        </w:r>
      </w:ins>
      <w:ins w:id="199" w:author="Matthew Phillips" w:date="2026-07-19T21:47:00Z" w16du:dateUtc="2026-07-20T02:47:00Z">
        <w:r w:rsidR="009F3E71">
          <w:t>not</w:t>
        </w:r>
      </w:ins>
      <w:r>
        <w:t xml:space="preserve"> </w:t>
      </w:r>
      <w:del w:id="200" w:author="Matthew Phillips" w:date="2026-07-19T21:47:00Z" w16du:dateUtc="2026-07-20T02:47:00Z">
        <w:r w:rsidDel="009F3E71">
          <w:delText xml:space="preserve">without </w:delText>
        </w:r>
      </w:del>
      <w:r>
        <w:t>interrupt</w:t>
      </w:r>
      <w:del w:id="201" w:author="Matthew Phillips" w:date="2026-07-19T21:47:00Z" w16du:dateUtc="2026-07-20T02:47:00Z">
        <w:r w:rsidDel="009F3E71">
          <w:delText>ing</w:delText>
        </w:r>
      </w:del>
      <w:r>
        <w:t xml:space="preserve"> the stream.</w:t>
      </w:r>
      <w:r>
        <w:rPr>
          <w:vertAlign w:val="superscript"/>
        </w:rPr>
        <w:footnoteReference w:id="6"/>
      </w:r>
    </w:p>
    <w:p w14:paraId="0EBB9CF0" w14:textId="77777777" w:rsidR="007A6DC1" w:rsidRDefault="00000000">
      <w:pPr>
        <w:pStyle w:val="BodyA"/>
        <w:spacing w:before="120" w:after="40"/>
        <w:rPr>
          <w:lang w:val="it-IT"/>
        </w:rPr>
      </w:pPr>
      <w:r>
        <w:rPr>
          <w:i/>
          <w:iCs/>
          <w:lang w:val="it-IT"/>
        </w:rPr>
        <w:t>4.2. Validation</w:t>
      </w:r>
    </w:p>
    <w:p w14:paraId="4E804D12" w14:textId="37E0700E" w:rsidR="007A6DC1" w:rsidRDefault="00B85E9A">
      <w:pPr>
        <w:pStyle w:val="BodyA"/>
        <w:spacing w:before="20"/>
        <w:ind w:firstLine="288"/>
        <w:jc w:val="both"/>
      </w:pPr>
      <w:r w:rsidRPr="00B85E9A">
        <w:rPr>
          <w:rFonts w:cs="Times New Roman"/>
        </w:rPr>
        <w:t>We</w:t>
      </w:r>
      <w:r>
        <w:t xml:space="preserve"> validated the path end-to-end against the live GCN stream and a production SkyPortal instance</w:t>
      </w:r>
      <w:ins w:id="202" w:author="Matthew Phillips" w:date="2026-07-19T21:47:00Z" w16du:dateUtc="2026-07-20T02:47:00Z">
        <w:r w:rsidR="009F3E71">
          <w:t xml:space="preserve">. </w:t>
        </w:r>
      </w:ins>
      <w:del w:id="203" w:author="Matthew Phillips" w:date="2026-07-19T21:47:00Z" w16du:dateUtc="2026-07-20T02:47:00Z">
        <w:r w:rsidDel="009F3E71">
          <w:delText>:</w:delText>
        </w:r>
      </w:del>
      <w:r>
        <w:t xml:space="preserve"> </w:t>
      </w:r>
      <w:ins w:id="204" w:author="Matthew Phillips" w:date="2026-07-19T21:47:00Z" w16du:dateUtc="2026-07-20T02:47:00Z">
        <w:r w:rsidR="009F3E71">
          <w:rPr>
            <w:rFonts w:cs="Times New Roman"/>
          </w:rPr>
          <w:t>W</w:t>
        </w:r>
      </w:ins>
      <w:del w:id="205" w:author="Matthew Phillips" w:date="2026-07-19T21:47:00Z" w16du:dateUtc="2026-07-20T02:47:00Z">
        <w:r w:rsidRPr="00B85E9A" w:rsidDel="009F3E71">
          <w:rPr>
            <w:rFonts w:cs="Times New Roman"/>
          </w:rPr>
          <w:delText>w</w:delText>
        </w:r>
      </w:del>
      <w:r w:rsidRPr="00B85E9A">
        <w:rPr>
          <w:rFonts w:cs="Times New Roman"/>
        </w:rPr>
        <w:t xml:space="preserve">e reconstructed a real gamma-ray burst from its Circulars and posted its multi-telescope, multi-band light curve, confirming </w:t>
      </w:r>
      <w:commentRangeStart w:id="206"/>
      <w:r w:rsidRPr="00B85E9A">
        <w:rPr>
          <w:rFonts w:cs="Times New Roman"/>
        </w:rPr>
        <w:t>idempotency</w:t>
      </w:r>
      <w:r>
        <w:t xml:space="preserve"> </w:t>
      </w:r>
      <w:commentRangeEnd w:id="206"/>
      <w:r w:rsidR="009F3E71">
        <w:rPr>
          <w:rStyle w:val="CommentReference"/>
          <w:sz w:val="19"/>
          <w:szCs w:val="19"/>
        </w:rPr>
        <w:commentReference w:id="206"/>
      </w:r>
      <w:r>
        <w:t xml:space="preserve">on re-processing. </w:t>
      </w:r>
      <w:r w:rsidRPr="00B85E9A">
        <w:rPr>
          <w:rFonts w:cs="Times New Roman"/>
        </w:rPr>
        <w:t>A lightweight Naive Bayes classifier</w:t>
      </w:r>
      <w:del w:id="207" w:author="Matthew Phillips" w:date="2026-07-19T21:48:00Z" w16du:dateUtc="2026-07-20T02:48:00Z">
        <w:r w:rsidRPr="00B85E9A" w:rsidDel="009F3E71">
          <w:rPr>
            <w:rFonts w:cs="Times New Roman"/>
          </w:rPr>
          <w:delText xml:space="preserve">—a simple probability-based text classifier </w:delText>
        </w:r>
        <w:r w:rsidR="00F41E80" w:rsidDel="009F3E71">
          <w:rPr>
            <w:rFonts w:cs="Times New Roman"/>
          </w:rPr>
          <w:delText xml:space="preserve">(McCallum &amp; Nigam 1998) </w:delText>
        </w:r>
      </w:del>
      <w:ins w:id="208" w:author="Matthew Phillips" w:date="2026-07-19T21:48:00Z" w16du:dateUtc="2026-07-20T02:48:00Z">
        <w:r w:rsidR="009F3E71">
          <w:rPr>
            <w:rFonts w:cs="Times New Roman"/>
          </w:rPr>
          <w:t xml:space="preserve"> </w:t>
        </w:r>
      </w:ins>
      <w:r w:rsidRPr="00B85E9A">
        <w:rPr>
          <w:rFonts w:cs="Times New Roman"/>
        </w:rPr>
        <w:t>trained on labels harvested from the archive</w:t>
      </w:r>
      <w:ins w:id="209" w:author="Matthew Phillips" w:date="2026-07-19T21:48:00Z" w16du:dateUtc="2026-07-20T02:48:00Z">
        <w:r w:rsidR="009F3E71">
          <w:rPr>
            <w:rFonts w:cs="Times New Roman"/>
          </w:rPr>
          <w:t xml:space="preserve"> </w:t>
        </w:r>
      </w:ins>
      <w:del w:id="210" w:author="Matthew Phillips" w:date="2026-07-19T21:48:00Z" w16du:dateUtc="2026-07-20T02:48:00Z">
        <w:r w:rsidRPr="00B85E9A" w:rsidDel="009F3E71">
          <w:rPr>
            <w:rFonts w:cs="Times New Roman"/>
          </w:rPr>
          <w:delText>—</w:delText>
        </w:r>
      </w:del>
      <w:r w:rsidRPr="00B85E9A">
        <w:rPr>
          <w:rFonts w:cs="Times New Roman"/>
        </w:rPr>
        <w:t>supplies the classification field</w:t>
      </w:r>
      <w:ins w:id="211" w:author="Matthew Phillips" w:date="2026-07-19T21:56:00Z" w16du:dateUtc="2026-07-20T02:56:00Z">
        <w:r w:rsidR="003D4AF9">
          <w:rPr>
            <w:rFonts w:cs="Times New Roman"/>
          </w:rPr>
          <w:t>.</w:t>
        </w:r>
      </w:ins>
      <w:del w:id="212" w:author="Matthew Phillips" w:date="2026-07-19T21:56:00Z" w16du:dateUtc="2026-07-20T02:56:00Z">
        <w:r w:rsidRPr="00B85E9A" w:rsidDel="003D4AF9">
          <w:rPr>
            <w:rFonts w:cs="Times New Roman"/>
          </w:rPr>
          <w:delText>,</w:delText>
        </w:r>
      </w:del>
      <w:r w:rsidRPr="00B85E9A">
        <w:rPr>
          <w:rFonts w:cs="Times New Roman"/>
        </w:rPr>
        <w:t xml:space="preserve"> </w:t>
      </w:r>
      <w:commentRangeStart w:id="213"/>
      <w:del w:id="214" w:author="Matthew Phillips" w:date="2026-07-19T21:57:00Z" w16du:dateUtc="2026-07-20T02:57:00Z">
        <w:r w:rsidRPr="00B85E9A" w:rsidDel="003D4AF9">
          <w:rPr>
            <w:rFonts w:cs="Times New Roman"/>
          </w:rPr>
          <w:delText>abstaining</w:delText>
        </w:r>
        <w:r w:rsidDel="003D4AF9">
          <w:delText xml:space="preserve"> on </w:delText>
        </w:r>
      </w:del>
      <w:r>
        <w:t>Circulars</w:t>
      </w:r>
      <w:commentRangeEnd w:id="213"/>
      <w:r w:rsidR="003D4AF9">
        <w:rPr>
          <w:rStyle w:val="CommentReference"/>
          <w:sz w:val="19"/>
          <w:szCs w:val="19"/>
        </w:rPr>
        <w:commentReference w:id="213"/>
      </w:r>
      <w:r>
        <w:t xml:space="preserve"> carrying no supernova type</w:t>
      </w:r>
      <w:ins w:id="215" w:author="Matthew Phillips" w:date="2026-07-19T21:57:00Z" w16du:dateUtc="2026-07-20T02:57:00Z">
        <w:r w:rsidR="003D4AF9">
          <w:t xml:space="preserve"> </w:t>
        </w:r>
        <w:commentRangeStart w:id="216"/>
        <w:r w:rsidR="003D4AF9">
          <w:t xml:space="preserve">are omitted, as this </w:t>
        </w:r>
      </w:ins>
      <w:ins w:id="217" w:author="Matthew Phillips" w:date="2026-07-19T21:58:00Z" w16du:dateUtc="2026-07-20T02:58:00Z">
        <w:r w:rsidR="003D4AF9">
          <w:t>otherwise leads to too many false positives</w:t>
        </w:r>
      </w:ins>
      <w:commentRangeEnd w:id="216"/>
      <w:r w:rsidR="003D4AF9">
        <w:rPr>
          <w:rStyle w:val="CommentReference"/>
          <w:sz w:val="19"/>
          <w:szCs w:val="19"/>
        </w:rPr>
        <w:commentReference w:id="216"/>
      </w:r>
      <w:ins w:id="218" w:author="Matthew Phillips" w:date="2026-07-19T21:58:00Z" w16du:dateUtc="2026-07-20T02:58:00Z">
        <w:r w:rsidR="003D4AF9">
          <w:t>.</w:t>
        </w:r>
      </w:ins>
      <w:del w:id="219" w:author="Matthew Phillips" w:date="2026-07-19T21:58:00Z" w16du:dateUtc="2026-07-20T02:58:00Z">
        <w:r w:rsidDel="003D4AF9">
          <w:delText>—the failure mode that makes a naive regex classifier over-fire.</w:delText>
        </w:r>
      </w:del>
    </w:p>
    <w:p w14:paraId="2B1999FC" w14:textId="77777777" w:rsidR="007A6DC1" w:rsidRDefault="00000000">
      <w:pPr>
        <w:pStyle w:val="BodyA"/>
        <w:spacing w:before="120" w:after="40"/>
        <w:rPr>
          <w:i/>
          <w:iCs/>
        </w:rPr>
      </w:pPr>
      <w:r>
        <w:rPr>
          <w:i/>
          <w:iCs/>
        </w:rPr>
        <w:lastRenderedPageBreak/>
        <w:t>4.3. Extraction beyond redshift</w:t>
      </w:r>
    </w:p>
    <w:p w14:paraId="10352859" w14:textId="1C7EA8A5" w:rsidR="007A6DC1" w:rsidRDefault="00000000">
      <w:pPr>
        <w:pStyle w:val="BodyA"/>
        <w:spacing w:before="20"/>
        <w:ind w:firstLine="288"/>
        <w:jc w:val="both"/>
      </w:pPr>
      <w:r>
        <w:t>The preceding comparisons (§2–§3) are confined to the fields Sha26 released: redshift, and—for our comparator—event designation and telescope. To measure the fields Sha26 did not extract, we constructed a 120-Circular gold set spanning five observational strata: single-epoch magnitudes, multi-epoch magnitude tables, spectroscopic redshift/classification reports, photometric upper limits, and gravitational-wave/neutrino counterpart searches (e.g., Abbott et al. 2017</w:t>
      </w:r>
      <w:r w:rsidR="00F41E80">
        <w:t>; Coulter et al. 2017</w:t>
      </w:r>
      <w:r>
        <w:t xml:space="preserve">). </w:t>
      </w:r>
      <w:r w:rsidR="00B85E9A" w:rsidRPr="00B85E9A">
        <w:rPr>
          <w:rFonts w:cs="Times New Roman"/>
        </w:rPr>
        <w:t>We manually validated every field of every Circular</w:t>
      </w:r>
      <w:r>
        <w:t xml:space="preserve"> against the source text following a fixed labeling specification; the labels are human-adjudicated ground truth. </w:t>
      </w:r>
      <w:r w:rsidR="00B85E9A" w:rsidRPr="00B85E9A">
        <w:rPr>
          <w:rFonts w:cs="Times New Roman"/>
        </w:rPr>
        <w:t>We deliberately weighted the set toward the harder strata (multi-epoch tables and spectroscopic reports) so trivial single-line Circulars do not dominate the evaluation</w:t>
      </w:r>
      <w:r>
        <w:t>. Table 3 reports per-field F1 for the three extractors.</w:t>
      </w:r>
    </w:p>
    <w:p w14:paraId="6259A2F7" w14:textId="77777777" w:rsidR="007A6DC1" w:rsidRDefault="00000000">
      <w:pPr>
        <w:pStyle w:val="BodyA"/>
        <w:spacing w:before="120"/>
        <w:jc w:val="center"/>
      </w:pPr>
      <w:commentRangeStart w:id="220"/>
      <w:r>
        <w:rPr>
          <w:b/>
          <w:bCs/>
          <w:lang w:val="fr-FR"/>
        </w:rPr>
        <w:t xml:space="preserve">Table </w:t>
      </w:r>
      <w:r>
        <w:rPr>
          <w:b/>
          <w:bCs/>
        </w:rPr>
        <w:t>3</w:t>
      </w:r>
      <w:commentRangeEnd w:id="220"/>
      <w:r w:rsidR="005236F2">
        <w:rPr>
          <w:rStyle w:val="CommentReference"/>
          <w:sz w:val="19"/>
          <w:szCs w:val="19"/>
        </w:rPr>
        <w:commentReference w:id="220"/>
      </w:r>
    </w:p>
    <w:p w14:paraId="23CDC642" w14:textId="77777777" w:rsidR="007A6DC1" w:rsidRDefault="00000000">
      <w:pPr>
        <w:pStyle w:val="BodyA"/>
        <w:spacing w:before="20"/>
        <w:ind w:firstLine="288"/>
        <w:jc w:val="center"/>
        <w:rPr>
          <w:i/>
          <w:iCs/>
          <w:sz w:val="17"/>
          <w:szCs w:val="17"/>
        </w:rPr>
      </w:pPr>
      <w:r>
        <w:rPr>
          <w:i/>
          <w:iCs/>
          <w:sz w:val="17"/>
          <w:szCs w:val="17"/>
        </w:rPr>
        <w:t>Per-field F1 on the 120-Circular hand-validated gold set. Support is the number of non-null gold values (or gold rows, for photometry). Small supports (classification, redshift type, coordinates) carry correspondingly wide uncertainty and are reported as indicative.</w:t>
      </w:r>
    </w:p>
    <w:tbl>
      <w:tblPr>
        <w:tblpPr w:leftFromText="180" w:rightFromText="180" w:vertAnchor="text" w:horzAnchor="margin" w:tblpY="185"/>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1384"/>
        <w:gridCol w:w="788"/>
        <w:gridCol w:w="717"/>
        <w:gridCol w:w="1012"/>
        <w:gridCol w:w="913"/>
      </w:tblGrid>
      <w:tr w:rsidR="00202A9C" w14:paraId="1F43D457" w14:textId="77777777" w:rsidTr="00202A9C">
        <w:trPr>
          <w:trHeight w:val="223"/>
        </w:trPr>
        <w:tc>
          <w:tcPr>
            <w:tcW w:w="143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7B92A3" w14:textId="77777777" w:rsidR="00202A9C" w:rsidRDefault="00202A9C" w:rsidP="00202A9C">
            <w:pPr>
              <w:pStyle w:val="BodyA"/>
            </w:pPr>
            <w:r>
              <w:rPr>
                <w:b/>
                <w:bCs/>
                <w:sz w:val="17"/>
                <w:szCs w:val="17"/>
              </w:rPr>
              <w:t>Field</w:t>
            </w:r>
          </w:p>
        </w:tc>
        <w:tc>
          <w:tcPr>
            <w:tcW w:w="81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B557CD" w14:textId="77777777" w:rsidR="00202A9C" w:rsidRDefault="00202A9C" w:rsidP="00202A9C">
            <w:pPr>
              <w:pStyle w:val="BodyA"/>
              <w:jc w:val="center"/>
            </w:pPr>
            <w:r>
              <w:rPr>
                <w:b/>
                <w:bCs/>
                <w:sz w:val="17"/>
                <w:szCs w:val="17"/>
              </w:rPr>
              <w:t>Support</w:t>
            </w:r>
          </w:p>
        </w:tc>
        <w:tc>
          <w:tcPr>
            <w:tcW w:w="74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F60C1E" w14:textId="77777777" w:rsidR="00202A9C" w:rsidRDefault="00202A9C" w:rsidP="00202A9C">
            <w:pPr>
              <w:pStyle w:val="BodyA"/>
              <w:jc w:val="center"/>
            </w:pPr>
            <w:r>
              <w:rPr>
                <w:b/>
                <w:bCs/>
                <w:sz w:val="17"/>
                <w:szCs w:val="17"/>
              </w:rPr>
              <w:t>Regex</w:t>
            </w:r>
          </w:p>
        </w:tc>
        <w:tc>
          <w:tcPr>
            <w:tcW w:w="105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3BC107" w14:textId="77777777" w:rsidR="00202A9C" w:rsidRDefault="00202A9C" w:rsidP="00202A9C">
            <w:pPr>
              <w:pStyle w:val="BodyA"/>
              <w:jc w:val="center"/>
            </w:pPr>
            <w:r>
              <w:rPr>
                <w:b/>
                <w:bCs/>
                <w:sz w:val="17"/>
                <w:szCs w:val="17"/>
              </w:rPr>
              <w:t>Mistral-7B</w:t>
            </w:r>
          </w:p>
        </w:tc>
        <w:tc>
          <w:tcPr>
            <w:tcW w:w="94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68F31F" w14:textId="77777777" w:rsidR="00202A9C" w:rsidRDefault="00202A9C" w:rsidP="00202A9C">
            <w:pPr>
              <w:pStyle w:val="BodyA"/>
              <w:jc w:val="center"/>
            </w:pPr>
            <w:r>
              <w:rPr>
                <w:b/>
                <w:bCs/>
                <w:sz w:val="17"/>
                <w:szCs w:val="17"/>
              </w:rPr>
              <w:t>Hybrid</w:t>
            </w:r>
          </w:p>
        </w:tc>
      </w:tr>
      <w:tr w:rsidR="00202A9C" w14:paraId="474F1E22" w14:textId="77777777" w:rsidTr="00202A9C">
        <w:trPr>
          <w:trHeight w:val="432"/>
        </w:trPr>
        <w:tc>
          <w:tcPr>
            <w:tcW w:w="143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35CC8D" w14:textId="77777777" w:rsidR="00202A9C" w:rsidRDefault="00202A9C" w:rsidP="00202A9C">
            <w:pPr>
              <w:pStyle w:val="BodyA"/>
            </w:pPr>
            <w:r>
              <w:rPr>
                <w:sz w:val="17"/>
                <w:szCs w:val="17"/>
              </w:rPr>
              <w:t>Event designation</w:t>
            </w:r>
          </w:p>
        </w:tc>
        <w:tc>
          <w:tcPr>
            <w:tcW w:w="81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F4E084" w14:textId="77777777" w:rsidR="00202A9C" w:rsidRDefault="00202A9C" w:rsidP="00202A9C">
            <w:pPr>
              <w:pStyle w:val="BodyA"/>
              <w:jc w:val="center"/>
            </w:pPr>
            <w:r>
              <w:rPr>
                <w:sz w:val="17"/>
                <w:szCs w:val="17"/>
              </w:rPr>
              <w:t>120</w:t>
            </w:r>
          </w:p>
        </w:tc>
        <w:tc>
          <w:tcPr>
            <w:tcW w:w="74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55F0A2" w14:textId="77777777" w:rsidR="00202A9C" w:rsidRDefault="00202A9C" w:rsidP="00202A9C">
            <w:pPr>
              <w:pStyle w:val="BodyA"/>
              <w:jc w:val="center"/>
            </w:pPr>
            <w:r>
              <w:rPr>
                <w:sz w:val="17"/>
                <w:szCs w:val="17"/>
              </w:rPr>
              <w:t>0.966</w:t>
            </w:r>
          </w:p>
        </w:tc>
        <w:tc>
          <w:tcPr>
            <w:tcW w:w="105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D5809" w14:textId="77777777" w:rsidR="00202A9C" w:rsidRDefault="00202A9C" w:rsidP="00202A9C">
            <w:pPr>
              <w:pStyle w:val="BodyA"/>
              <w:jc w:val="center"/>
            </w:pPr>
            <w:r>
              <w:rPr>
                <w:sz w:val="17"/>
                <w:szCs w:val="17"/>
              </w:rPr>
              <w:t>0.870</w:t>
            </w:r>
          </w:p>
        </w:tc>
        <w:tc>
          <w:tcPr>
            <w:tcW w:w="94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271B4D" w14:textId="77777777" w:rsidR="00202A9C" w:rsidRDefault="00202A9C" w:rsidP="00202A9C">
            <w:pPr>
              <w:pStyle w:val="BodyA"/>
              <w:jc w:val="center"/>
            </w:pPr>
            <w:r>
              <w:rPr>
                <w:sz w:val="17"/>
                <w:szCs w:val="17"/>
              </w:rPr>
              <w:t>0.975</w:t>
            </w:r>
          </w:p>
        </w:tc>
      </w:tr>
      <w:tr w:rsidR="00202A9C" w14:paraId="6F88D3ED" w14:textId="77777777" w:rsidTr="00202A9C">
        <w:trPr>
          <w:trHeight w:val="223"/>
        </w:trPr>
        <w:tc>
          <w:tcPr>
            <w:tcW w:w="143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43CAEE" w14:textId="77777777" w:rsidR="00202A9C" w:rsidRDefault="00202A9C" w:rsidP="00202A9C">
            <w:pPr>
              <w:pStyle w:val="BodyA"/>
            </w:pPr>
            <w:r>
              <w:rPr>
                <w:sz w:val="17"/>
                <w:szCs w:val="17"/>
              </w:rPr>
              <w:t>Redshift value</w:t>
            </w:r>
          </w:p>
        </w:tc>
        <w:tc>
          <w:tcPr>
            <w:tcW w:w="81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CCD85D" w14:textId="77777777" w:rsidR="00202A9C" w:rsidRDefault="00202A9C" w:rsidP="00202A9C">
            <w:pPr>
              <w:pStyle w:val="BodyA"/>
              <w:jc w:val="center"/>
            </w:pPr>
            <w:r>
              <w:rPr>
                <w:sz w:val="17"/>
                <w:szCs w:val="17"/>
              </w:rPr>
              <w:t>38</w:t>
            </w:r>
          </w:p>
        </w:tc>
        <w:tc>
          <w:tcPr>
            <w:tcW w:w="74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9541B3" w14:textId="77777777" w:rsidR="00202A9C" w:rsidRDefault="00202A9C" w:rsidP="00202A9C">
            <w:pPr>
              <w:pStyle w:val="BodyA"/>
              <w:jc w:val="center"/>
            </w:pPr>
            <w:r>
              <w:rPr>
                <w:sz w:val="17"/>
                <w:szCs w:val="17"/>
              </w:rPr>
              <w:t>0.902</w:t>
            </w:r>
          </w:p>
        </w:tc>
        <w:tc>
          <w:tcPr>
            <w:tcW w:w="105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0648AB" w14:textId="77777777" w:rsidR="00202A9C" w:rsidRDefault="00202A9C" w:rsidP="00202A9C">
            <w:pPr>
              <w:pStyle w:val="BodyA"/>
              <w:jc w:val="center"/>
            </w:pPr>
            <w:r>
              <w:rPr>
                <w:sz w:val="17"/>
                <w:szCs w:val="17"/>
              </w:rPr>
              <w:t>0.892</w:t>
            </w:r>
          </w:p>
        </w:tc>
        <w:tc>
          <w:tcPr>
            <w:tcW w:w="94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1E9D63" w14:textId="77777777" w:rsidR="00202A9C" w:rsidRDefault="00202A9C" w:rsidP="00202A9C">
            <w:pPr>
              <w:pStyle w:val="BodyA"/>
              <w:jc w:val="center"/>
            </w:pPr>
            <w:r>
              <w:rPr>
                <w:sz w:val="17"/>
                <w:szCs w:val="17"/>
              </w:rPr>
              <w:t>0.881</w:t>
            </w:r>
          </w:p>
        </w:tc>
      </w:tr>
      <w:tr w:rsidR="00202A9C" w14:paraId="60043C38" w14:textId="77777777" w:rsidTr="00202A9C">
        <w:trPr>
          <w:trHeight w:val="223"/>
        </w:trPr>
        <w:tc>
          <w:tcPr>
            <w:tcW w:w="143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3719B0" w14:textId="77777777" w:rsidR="00202A9C" w:rsidRDefault="00202A9C" w:rsidP="00202A9C">
            <w:pPr>
              <w:pStyle w:val="BodyA"/>
            </w:pPr>
            <w:r>
              <w:rPr>
                <w:sz w:val="17"/>
                <w:szCs w:val="17"/>
              </w:rPr>
              <w:t>Redshift type</w:t>
            </w:r>
          </w:p>
        </w:tc>
        <w:tc>
          <w:tcPr>
            <w:tcW w:w="81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E1790A" w14:textId="77777777" w:rsidR="00202A9C" w:rsidRDefault="00202A9C" w:rsidP="00202A9C">
            <w:pPr>
              <w:pStyle w:val="BodyA"/>
              <w:jc w:val="center"/>
            </w:pPr>
            <w:r>
              <w:rPr>
                <w:sz w:val="17"/>
                <w:szCs w:val="17"/>
              </w:rPr>
              <w:t>32</w:t>
            </w:r>
          </w:p>
        </w:tc>
        <w:tc>
          <w:tcPr>
            <w:tcW w:w="74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ED3119" w14:textId="77777777" w:rsidR="00202A9C" w:rsidRDefault="00202A9C" w:rsidP="00202A9C">
            <w:pPr>
              <w:pStyle w:val="BodyA"/>
              <w:jc w:val="center"/>
            </w:pPr>
            <w:r>
              <w:rPr>
                <w:sz w:val="17"/>
                <w:szCs w:val="17"/>
              </w:rPr>
              <w:t>0.431</w:t>
            </w:r>
          </w:p>
        </w:tc>
        <w:tc>
          <w:tcPr>
            <w:tcW w:w="105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817C53" w14:textId="77777777" w:rsidR="00202A9C" w:rsidRDefault="00202A9C" w:rsidP="00202A9C">
            <w:pPr>
              <w:pStyle w:val="BodyA"/>
              <w:jc w:val="center"/>
            </w:pPr>
            <w:r>
              <w:rPr>
                <w:sz w:val="17"/>
                <w:szCs w:val="17"/>
              </w:rPr>
              <w:t>0.381</w:t>
            </w:r>
          </w:p>
        </w:tc>
        <w:tc>
          <w:tcPr>
            <w:tcW w:w="94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8B59E3" w14:textId="77777777" w:rsidR="00202A9C" w:rsidRDefault="00202A9C" w:rsidP="00202A9C">
            <w:pPr>
              <w:pStyle w:val="BodyA"/>
              <w:jc w:val="center"/>
            </w:pPr>
            <w:r>
              <w:rPr>
                <w:sz w:val="17"/>
                <w:szCs w:val="17"/>
              </w:rPr>
              <w:t>0.381</w:t>
            </w:r>
          </w:p>
        </w:tc>
      </w:tr>
      <w:tr w:rsidR="00202A9C" w14:paraId="7C1C7CFB" w14:textId="77777777" w:rsidTr="00202A9C">
        <w:trPr>
          <w:trHeight w:val="223"/>
        </w:trPr>
        <w:tc>
          <w:tcPr>
            <w:tcW w:w="143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87199F" w14:textId="77777777" w:rsidR="00202A9C" w:rsidRDefault="00202A9C" w:rsidP="00202A9C">
            <w:pPr>
              <w:pStyle w:val="BodyA"/>
            </w:pPr>
            <w:r>
              <w:rPr>
                <w:sz w:val="17"/>
                <w:szCs w:val="17"/>
              </w:rPr>
              <w:t>Right ascension</w:t>
            </w:r>
          </w:p>
        </w:tc>
        <w:tc>
          <w:tcPr>
            <w:tcW w:w="81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EA41A" w14:textId="77777777" w:rsidR="00202A9C" w:rsidRDefault="00202A9C" w:rsidP="00202A9C">
            <w:pPr>
              <w:pStyle w:val="BodyA"/>
              <w:jc w:val="center"/>
            </w:pPr>
            <w:r>
              <w:rPr>
                <w:sz w:val="17"/>
                <w:szCs w:val="17"/>
              </w:rPr>
              <w:t>23</w:t>
            </w:r>
          </w:p>
        </w:tc>
        <w:tc>
          <w:tcPr>
            <w:tcW w:w="74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1A7440" w14:textId="77777777" w:rsidR="00202A9C" w:rsidRDefault="00202A9C" w:rsidP="00202A9C">
            <w:pPr>
              <w:pStyle w:val="BodyA"/>
              <w:jc w:val="center"/>
            </w:pPr>
            <w:r>
              <w:rPr>
                <w:sz w:val="17"/>
                <w:szCs w:val="17"/>
              </w:rPr>
              <w:t>0.571</w:t>
            </w:r>
          </w:p>
        </w:tc>
        <w:tc>
          <w:tcPr>
            <w:tcW w:w="105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EAB04A" w14:textId="77777777" w:rsidR="00202A9C" w:rsidRDefault="00202A9C" w:rsidP="00202A9C">
            <w:pPr>
              <w:pStyle w:val="BodyA"/>
              <w:jc w:val="center"/>
            </w:pPr>
            <w:r>
              <w:rPr>
                <w:sz w:val="17"/>
                <w:szCs w:val="17"/>
              </w:rPr>
              <w:t>0.088</w:t>
            </w:r>
          </w:p>
        </w:tc>
        <w:tc>
          <w:tcPr>
            <w:tcW w:w="94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79D63C" w14:textId="77777777" w:rsidR="00202A9C" w:rsidRDefault="00202A9C" w:rsidP="00202A9C">
            <w:pPr>
              <w:pStyle w:val="BodyA"/>
              <w:jc w:val="center"/>
            </w:pPr>
            <w:r>
              <w:rPr>
                <w:sz w:val="17"/>
                <w:szCs w:val="17"/>
              </w:rPr>
              <w:t>0.571</w:t>
            </w:r>
          </w:p>
        </w:tc>
      </w:tr>
      <w:tr w:rsidR="00202A9C" w14:paraId="7069B3CF" w14:textId="77777777" w:rsidTr="00202A9C">
        <w:trPr>
          <w:trHeight w:val="223"/>
        </w:trPr>
        <w:tc>
          <w:tcPr>
            <w:tcW w:w="143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F3AA6F" w14:textId="77777777" w:rsidR="00202A9C" w:rsidRDefault="00202A9C" w:rsidP="00202A9C">
            <w:pPr>
              <w:pStyle w:val="BodyA"/>
            </w:pPr>
            <w:r>
              <w:rPr>
                <w:sz w:val="17"/>
                <w:szCs w:val="17"/>
              </w:rPr>
              <w:t>Declination</w:t>
            </w:r>
          </w:p>
        </w:tc>
        <w:tc>
          <w:tcPr>
            <w:tcW w:w="81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DE4AE6" w14:textId="77777777" w:rsidR="00202A9C" w:rsidRDefault="00202A9C" w:rsidP="00202A9C">
            <w:pPr>
              <w:pStyle w:val="BodyA"/>
              <w:jc w:val="center"/>
            </w:pPr>
            <w:r>
              <w:rPr>
                <w:sz w:val="17"/>
                <w:szCs w:val="17"/>
              </w:rPr>
              <w:t>23</w:t>
            </w:r>
          </w:p>
        </w:tc>
        <w:tc>
          <w:tcPr>
            <w:tcW w:w="74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EC4D05" w14:textId="77777777" w:rsidR="00202A9C" w:rsidRDefault="00202A9C" w:rsidP="00202A9C">
            <w:pPr>
              <w:pStyle w:val="BodyA"/>
              <w:jc w:val="center"/>
            </w:pPr>
            <w:r>
              <w:rPr>
                <w:sz w:val="17"/>
                <w:szCs w:val="17"/>
              </w:rPr>
              <w:t>0.619</w:t>
            </w:r>
          </w:p>
        </w:tc>
        <w:tc>
          <w:tcPr>
            <w:tcW w:w="105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538F36" w14:textId="77777777" w:rsidR="00202A9C" w:rsidRDefault="00202A9C" w:rsidP="00202A9C">
            <w:pPr>
              <w:pStyle w:val="BodyA"/>
              <w:jc w:val="center"/>
            </w:pPr>
            <w:r>
              <w:rPr>
                <w:sz w:val="17"/>
                <w:szCs w:val="17"/>
              </w:rPr>
              <w:t>0.597</w:t>
            </w:r>
          </w:p>
        </w:tc>
        <w:tc>
          <w:tcPr>
            <w:tcW w:w="94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A9CEA7" w14:textId="77777777" w:rsidR="00202A9C" w:rsidRDefault="00202A9C" w:rsidP="00202A9C">
            <w:pPr>
              <w:pStyle w:val="BodyA"/>
              <w:jc w:val="center"/>
            </w:pPr>
            <w:r>
              <w:rPr>
                <w:sz w:val="17"/>
                <w:szCs w:val="17"/>
              </w:rPr>
              <w:t>0.619</w:t>
            </w:r>
          </w:p>
        </w:tc>
      </w:tr>
      <w:tr w:rsidR="00202A9C" w14:paraId="3250241F" w14:textId="77777777" w:rsidTr="00202A9C">
        <w:trPr>
          <w:trHeight w:val="223"/>
        </w:trPr>
        <w:tc>
          <w:tcPr>
            <w:tcW w:w="143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23EF8E" w14:textId="77777777" w:rsidR="00202A9C" w:rsidRDefault="00202A9C" w:rsidP="00202A9C">
            <w:pPr>
              <w:pStyle w:val="BodyA"/>
            </w:pPr>
            <w:r>
              <w:rPr>
                <w:sz w:val="17"/>
                <w:szCs w:val="17"/>
              </w:rPr>
              <w:t>Classification</w:t>
            </w:r>
          </w:p>
        </w:tc>
        <w:tc>
          <w:tcPr>
            <w:tcW w:w="81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A9EF07" w14:textId="77777777" w:rsidR="00202A9C" w:rsidRDefault="00202A9C" w:rsidP="00202A9C">
            <w:pPr>
              <w:pStyle w:val="BodyA"/>
              <w:jc w:val="center"/>
            </w:pPr>
            <w:r>
              <w:rPr>
                <w:sz w:val="17"/>
                <w:szCs w:val="17"/>
              </w:rPr>
              <w:t>7</w:t>
            </w:r>
          </w:p>
        </w:tc>
        <w:tc>
          <w:tcPr>
            <w:tcW w:w="74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43D495" w14:textId="77777777" w:rsidR="00202A9C" w:rsidRDefault="00202A9C" w:rsidP="00202A9C">
            <w:pPr>
              <w:pStyle w:val="BodyA"/>
              <w:jc w:val="center"/>
            </w:pPr>
            <w:r>
              <w:rPr>
                <w:sz w:val="17"/>
                <w:szCs w:val="17"/>
              </w:rPr>
              <w:t>0.018</w:t>
            </w:r>
          </w:p>
        </w:tc>
        <w:tc>
          <w:tcPr>
            <w:tcW w:w="105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3F2755" w14:textId="77777777" w:rsidR="00202A9C" w:rsidRDefault="00202A9C" w:rsidP="00202A9C">
            <w:pPr>
              <w:pStyle w:val="BodyA"/>
              <w:jc w:val="center"/>
            </w:pPr>
            <w:r>
              <w:rPr>
                <w:sz w:val="17"/>
                <w:szCs w:val="17"/>
              </w:rPr>
              <w:t>0.105</w:t>
            </w:r>
          </w:p>
        </w:tc>
        <w:tc>
          <w:tcPr>
            <w:tcW w:w="94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D49B20" w14:textId="77777777" w:rsidR="00202A9C" w:rsidRDefault="00202A9C" w:rsidP="00202A9C">
            <w:pPr>
              <w:pStyle w:val="BodyA"/>
              <w:jc w:val="center"/>
            </w:pPr>
            <w:r>
              <w:rPr>
                <w:sz w:val="17"/>
                <w:szCs w:val="17"/>
              </w:rPr>
              <w:t>0.105</w:t>
            </w:r>
          </w:p>
        </w:tc>
      </w:tr>
      <w:tr w:rsidR="00202A9C" w14:paraId="72093D01" w14:textId="77777777" w:rsidTr="00202A9C">
        <w:trPr>
          <w:trHeight w:val="223"/>
        </w:trPr>
        <w:tc>
          <w:tcPr>
            <w:tcW w:w="143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8678BA" w14:textId="77777777" w:rsidR="00202A9C" w:rsidRDefault="00202A9C" w:rsidP="00202A9C">
            <w:pPr>
              <w:pStyle w:val="BodyA"/>
            </w:pPr>
            <w:r>
              <w:rPr>
                <w:sz w:val="17"/>
                <w:szCs w:val="17"/>
              </w:rPr>
              <w:t>Photometry</w:t>
            </w:r>
          </w:p>
        </w:tc>
        <w:tc>
          <w:tcPr>
            <w:tcW w:w="81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D24BA5" w14:textId="77777777" w:rsidR="00202A9C" w:rsidRDefault="00202A9C" w:rsidP="00202A9C">
            <w:pPr>
              <w:pStyle w:val="BodyA"/>
              <w:jc w:val="center"/>
            </w:pPr>
            <w:r>
              <w:rPr>
                <w:sz w:val="17"/>
                <w:szCs w:val="17"/>
              </w:rPr>
              <w:t>266</w:t>
            </w:r>
          </w:p>
        </w:tc>
        <w:tc>
          <w:tcPr>
            <w:tcW w:w="74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ACA4C5" w14:textId="77777777" w:rsidR="00202A9C" w:rsidRDefault="00202A9C" w:rsidP="00202A9C">
            <w:pPr>
              <w:pStyle w:val="BodyA"/>
              <w:jc w:val="center"/>
            </w:pPr>
            <w:r>
              <w:rPr>
                <w:sz w:val="17"/>
                <w:szCs w:val="17"/>
              </w:rPr>
              <w:t>0.270</w:t>
            </w:r>
          </w:p>
        </w:tc>
        <w:tc>
          <w:tcPr>
            <w:tcW w:w="105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3A23BC" w14:textId="77777777" w:rsidR="00202A9C" w:rsidRDefault="00202A9C" w:rsidP="00202A9C">
            <w:pPr>
              <w:pStyle w:val="BodyA"/>
              <w:jc w:val="center"/>
            </w:pPr>
            <w:r>
              <w:rPr>
                <w:sz w:val="17"/>
                <w:szCs w:val="17"/>
              </w:rPr>
              <w:t>0.409</w:t>
            </w:r>
          </w:p>
        </w:tc>
        <w:tc>
          <w:tcPr>
            <w:tcW w:w="948"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79BB09" w14:textId="77777777" w:rsidR="00202A9C" w:rsidRDefault="00202A9C" w:rsidP="00202A9C">
            <w:pPr>
              <w:pStyle w:val="BodyA"/>
              <w:jc w:val="center"/>
            </w:pPr>
            <w:r>
              <w:rPr>
                <w:sz w:val="17"/>
                <w:szCs w:val="17"/>
              </w:rPr>
              <w:t>0.408</w:t>
            </w:r>
          </w:p>
        </w:tc>
      </w:tr>
    </w:tbl>
    <w:p w14:paraId="1CA8F298" w14:textId="77777777" w:rsidR="00202A9C" w:rsidRDefault="00202A9C" w:rsidP="00202A9C">
      <w:pPr>
        <w:pStyle w:val="BodyA"/>
        <w:spacing w:before="20"/>
        <w:jc w:val="both"/>
      </w:pPr>
    </w:p>
    <w:p w14:paraId="3AE8B8C2" w14:textId="715B0B9F" w:rsidR="007A6DC1" w:rsidRDefault="00202A9C" w:rsidP="00223EE9">
      <w:pPr>
        <w:pStyle w:val="BodyA"/>
        <w:spacing w:before="20"/>
        <w:ind w:firstLine="288"/>
        <w:jc w:val="both"/>
      </w:pPr>
      <w:r>
        <w:t xml:space="preserve"> 4.3.1. Redshift </w:t>
      </w:r>
      <w:ins w:id="221" w:author="Matthew Phillips" w:date="2026-07-19T22:03:00Z" w16du:dateUtc="2026-07-20T03:03:00Z">
        <w:r w:rsidR="005236F2">
          <w:t xml:space="preserve">results are </w:t>
        </w:r>
      </w:ins>
      <w:r>
        <w:t>reproduce</w:t>
      </w:r>
      <w:ins w:id="222" w:author="Matthew Phillips" w:date="2026-07-19T22:03:00Z" w16du:dateUtc="2026-07-20T03:03:00Z">
        <w:r w:rsidR="005236F2">
          <w:t>d</w:t>
        </w:r>
      </w:ins>
      <w:del w:id="223" w:author="Matthew Phillips" w:date="2026-07-19T22:03:00Z" w16du:dateUtc="2026-07-20T03:03:00Z">
        <w:r w:rsidDel="005236F2">
          <w:delText>s</w:delText>
        </w:r>
      </w:del>
      <w:r>
        <w:t xml:space="preserve"> on independent Circulars. The redshift finding of §3 reproduces on an independent set of Circulars: the constrained Mistral attains F1 = 0.89, indistinguishable from the 0.90 regex baseline and consistent with the 0.935 of the larger Sha26-gold comparison.</w:t>
      </w:r>
    </w:p>
    <w:p w14:paraId="0D04CD3C" w14:textId="323CD7EC" w:rsidR="007A6DC1" w:rsidRDefault="00000000">
      <w:pPr>
        <w:pStyle w:val="BodyA"/>
        <w:spacing w:before="20"/>
        <w:ind w:firstLine="288"/>
        <w:jc w:val="both"/>
      </w:pPr>
      <w:r>
        <w:t xml:space="preserve">4.3.2. The extractor ordering is field-dependent. No single extractor dominates across fields, and the ordering follows directly from each extractor’s failure mode. On event designations—a lexically regular token (GRB followed by a date and an optional letter)—the regular expression leads (0.966) and the language model trails (0.870). On position the language model is unreliable: it recovers declination (already in degrees) but systematically fails right ascension (0.088), which requires an hours-to-degrees sexagesimal conversion a 7B model does not perform consistently; the deterministic regex parser is far stronger (0.571). On photometry the ordering </w:t>
      </w:r>
      <w:del w:id="224" w:author="Matthew Phillips" w:date="2026-07-19T22:03:00Z" w16du:dateUtc="2026-07-20T03:03:00Z">
        <w:r w:rsidDel="005236F2">
          <w:delText>inverts</w:delText>
        </w:r>
      </w:del>
      <w:ins w:id="225" w:author="Matthew Phillips" w:date="2026-07-19T22:03:00Z" w16du:dateUtc="2026-07-20T03:03:00Z">
        <w:r w:rsidR="005236F2">
          <w:t>is reversied</w:t>
        </w:r>
      </w:ins>
      <w:r>
        <w:t>—the constrained model (0.409) leads the regex baseline (0.270), reading prose and heterogeneous table formats the patterns miss.</w:t>
      </w:r>
    </w:p>
    <w:p w14:paraId="49207A41" w14:textId="7480F19C" w:rsidR="007A6DC1" w:rsidRPr="00202A9C" w:rsidRDefault="00000000" w:rsidP="00202A9C">
      <w:pPr>
        <w:pStyle w:val="BodyA"/>
        <w:spacing w:before="20"/>
        <w:ind w:firstLine="288"/>
        <w:jc w:val="both"/>
      </w:pPr>
      <w:r>
        <w:t xml:space="preserve">4.3.3. Coverage is not correctness. Most consequential for a production pipeline, extraction coverage is not extraction correctness: the language model emits at least one photometry row for nearly every Circular that contains photometry, yet its </w:t>
      </w:r>
      <w:r>
        <w:t>per-row F1 is only 0.409—a gap invisible to a redshift-only or coverage-only evaluation.</w:t>
      </w:r>
    </w:p>
    <w:p w14:paraId="63ACB675" w14:textId="77777777" w:rsidR="007A6DC1" w:rsidRDefault="00000000">
      <w:pPr>
        <w:pStyle w:val="BodyA"/>
        <w:spacing w:before="120"/>
        <w:jc w:val="center"/>
      </w:pPr>
      <w:r>
        <w:rPr>
          <w:b/>
          <w:bCs/>
          <w:lang w:val="fr-FR"/>
        </w:rPr>
        <w:t xml:space="preserve">Table </w:t>
      </w:r>
      <w:r>
        <w:rPr>
          <w:b/>
          <w:bCs/>
        </w:rPr>
        <w:t>4</w:t>
      </w:r>
    </w:p>
    <w:p w14:paraId="73E0A14F" w14:textId="77777777" w:rsidR="007A6DC1" w:rsidRDefault="00000000">
      <w:pPr>
        <w:pStyle w:val="BodyA"/>
        <w:spacing w:before="20"/>
        <w:ind w:firstLine="288"/>
        <w:jc w:val="center"/>
        <w:rPr>
          <w:i/>
          <w:iCs/>
          <w:sz w:val="17"/>
          <w:szCs w:val="17"/>
        </w:rPr>
      </w:pPr>
      <w:r>
        <w:rPr>
          <w:i/>
          <w:iCs/>
          <w:sz w:val="17"/>
          <w:szCs w:val="17"/>
        </w:rPr>
        <w:t>Per-row photometry F1 by stratum, for the grammar-constrained Mistral-7B extractor.</w:t>
      </w:r>
    </w:p>
    <w:tbl>
      <w:tblPr>
        <w:tblpPr w:leftFromText="180" w:rightFromText="180" w:vertAnchor="page" w:horzAnchor="margin" w:tblpXSpec="right" w:tblpY="2341"/>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2308"/>
        <w:gridCol w:w="1312"/>
        <w:gridCol w:w="1194"/>
      </w:tblGrid>
      <w:tr w:rsidR="00202A9C" w14:paraId="46A4E7F3" w14:textId="77777777" w:rsidTr="00202A9C">
        <w:trPr>
          <w:trHeight w:val="213"/>
        </w:trPr>
        <w:tc>
          <w:tcPr>
            <w:tcW w:w="239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D5B892" w14:textId="77777777" w:rsidR="00202A9C" w:rsidRDefault="00202A9C" w:rsidP="00202A9C">
            <w:pPr>
              <w:pStyle w:val="BodyA"/>
            </w:pPr>
            <w:r>
              <w:rPr>
                <w:b/>
                <w:bCs/>
                <w:sz w:val="17"/>
                <w:szCs w:val="17"/>
              </w:rPr>
              <w:t>Photometry stratum</w:t>
            </w:r>
          </w:p>
        </w:tc>
        <w:tc>
          <w:tcPr>
            <w:tcW w:w="136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16AE9B" w14:textId="77777777" w:rsidR="00202A9C" w:rsidRDefault="00202A9C" w:rsidP="00202A9C">
            <w:pPr>
              <w:pStyle w:val="BodyA"/>
              <w:jc w:val="center"/>
            </w:pPr>
            <w:r>
              <w:rPr>
                <w:b/>
                <w:bCs/>
                <w:sz w:val="17"/>
                <w:szCs w:val="17"/>
              </w:rPr>
              <w:t>Gold Rows</w:t>
            </w:r>
          </w:p>
        </w:tc>
        <w:tc>
          <w:tcPr>
            <w:tcW w:w="124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3523A3" w14:textId="77777777" w:rsidR="00202A9C" w:rsidRDefault="00202A9C" w:rsidP="00202A9C">
            <w:pPr>
              <w:pStyle w:val="BodyA"/>
              <w:jc w:val="center"/>
            </w:pPr>
            <w:r>
              <w:rPr>
                <w:b/>
                <w:bCs/>
                <w:sz w:val="17"/>
                <w:szCs w:val="17"/>
              </w:rPr>
              <w:t>F1</w:t>
            </w:r>
          </w:p>
        </w:tc>
      </w:tr>
      <w:tr w:rsidR="00202A9C" w14:paraId="24A72C47" w14:textId="77777777" w:rsidTr="00202A9C">
        <w:trPr>
          <w:trHeight w:val="213"/>
        </w:trPr>
        <w:tc>
          <w:tcPr>
            <w:tcW w:w="239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6336E9" w14:textId="77777777" w:rsidR="00202A9C" w:rsidRDefault="00202A9C" w:rsidP="00202A9C">
            <w:pPr>
              <w:pStyle w:val="BodyA"/>
            </w:pPr>
            <w:r>
              <w:rPr>
                <w:sz w:val="17"/>
                <w:szCs w:val="17"/>
              </w:rPr>
              <w:t>Single-epoch magnitude</w:t>
            </w:r>
          </w:p>
        </w:tc>
        <w:tc>
          <w:tcPr>
            <w:tcW w:w="136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3E561E" w14:textId="77777777" w:rsidR="00202A9C" w:rsidRDefault="00202A9C" w:rsidP="00202A9C">
            <w:pPr>
              <w:pStyle w:val="BodyA"/>
              <w:jc w:val="center"/>
            </w:pPr>
            <w:r>
              <w:rPr>
                <w:sz w:val="17"/>
                <w:szCs w:val="17"/>
              </w:rPr>
              <w:t>12</w:t>
            </w:r>
          </w:p>
        </w:tc>
        <w:tc>
          <w:tcPr>
            <w:tcW w:w="124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7AB60E" w14:textId="77777777" w:rsidR="00202A9C" w:rsidRDefault="00202A9C" w:rsidP="00202A9C">
            <w:pPr>
              <w:pStyle w:val="BodyA"/>
              <w:jc w:val="center"/>
            </w:pPr>
            <w:r>
              <w:rPr>
                <w:sz w:val="17"/>
                <w:szCs w:val="17"/>
              </w:rPr>
              <w:t>0.500</w:t>
            </w:r>
          </w:p>
        </w:tc>
      </w:tr>
      <w:tr w:rsidR="00202A9C" w14:paraId="03FB8CF3" w14:textId="77777777" w:rsidTr="00202A9C">
        <w:trPr>
          <w:trHeight w:val="213"/>
        </w:trPr>
        <w:tc>
          <w:tcPr>
            <w:tcW w:w="239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5A5691" w14:textId="77777777" w:rsidR="00202A9C" w:rsidRDefault="00202A9C" w:rsidP="00202A9C">
            <w:pPr>
              <w:pStyle w:val="BodyA"/>
            </w:pPr>
            <w:r>
              <w:rPr>
                <w:sz w:val="17"/>
                <w:szCs w:val="17"/>
              </w:rPr>
              <w:t>Multi-epoch magnitude table</w:t>
            </w:r>
          </w:p>
        </w:tc>
        <w:tc>
          <w:tcPr>
            <w:tcW w:w="136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B7CA0C" w14:textId="77777777" w:rsidR="00202A9C" w:rsidRDefault="00202A9C" w:rsidP="00202A9C">
            <w:pPr>
              <w:pStyle w:val="BodyA"/>
              <w:jc w:val="center"/>
            </w:pPr>
            <w:r>
              <w:rPr>
                <w:sz w:val="17"/>
                <w:szCs w:val="17"/>
              </w:rPr>
              <w:t>168</w:t>
            </w:r>
          </w:p>
        </w:tc>
        <w:tc>
          <w:tcPr>
            <w:tcW w:w="124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CF123D" w14:textId="77777777" w:rsidR="00202A9C" w:rsidRDefault="00202A9C" w:rsidP="00202A9C">
            <w:pPr>
              <w:pStyle w:val="BodyA"/>
              <w:jc w:val="center"/>
            </w:pPr>
            <w:r>
              <w:rPr>
                <w:sz w:val="17"/>
                <w:szCs w:val="17"/>
              </w:rPr>
              <w:t>0.479</w:t>
            </w:r>
          </w:p>
        </w:tc>
      </w:tr>
      <w:tr w:rsidR="00202A9C" w14:paraId="49DDDD0D" w14:textId="77777777" w:rsidTr="00202A9C">
        <w:trPr>
          <w:trHeight w:val="413"/>
        </w:trPr>
        <w:tc>
          <w:tcPr>
            <w:tcW w:w="239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5AF122" w14:textId="77777777" w:rsidR="00202A9C" w:rsidRDefault="00202A9C" w:rsidP="00202A9C">
            <w:pPr>
              <w:pStyle w:val="BodyA"/>
            </w:pPr>
            <w:r>
              <w:rPr>
                <w:sz w:val="17"/>
                <w:szCs w:val="17"/>
              </w:rPr>
              <w:t>Spectroscopic classification report</w:t>
            </w:r>
          </w:p>
        </w:tc>
        <w:tc>
          <w:tcPr>
            <w:tcW w:w="136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E1A1A9" w14:textId="77777777" w:rsidR="00202A9C" w:rsidRDefault="00202A9C" w:rsidP="00202A9C">
            <w:pPr>
              <w:pStyle w:val="BodyA"/>
              <w:jc w:val="center"/>
            </w:pPr>
            <w:r>
              <w:rPr>
                <w:sz w:val="17"/>
                <w:szCs w:val="17"/>
              </w:rPr>
              <w:t>46</w:t>
            </w:r>
          </w:p>
        </w:tc>
        <w:tc>
          <w:tcPr>
            <w:tcW w:w="124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0390FB" w14:textId="77777777" w:rsidR="00202A9C" w:rsidRDefault="00202A9C" w:rsidP="00202A9C">
            <w:pPr>
              <w:pStyle w:val="BodyA"/>
              <w:jc w:val="center"/>
            </w:pPr>
            <w:r>
              <w:rPr>
                <w:sz w:val="17"/>
                <w:szCs w:val="17"/>
              </w:rPr>
              <w:t>0.471</w:t>
            </w:r>
          </w:p>
        </w:tc>
      </w:tr>
      <w:tr w:rsidR="00202A9C" w14:paraId="39EE8B15" w14:textId="77777777" w:rsidTr="00202A9C">
        <w:trPr>
          <w:trHeight w:val="213"/>
        </w:trPr>
        <w:tc>
          <w:tcPr>
            <w:tcW w:w="239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761CD4" w14:textId="77777777" w:rsidR="00202A9C" w:rsidRDefault="00202A9C" w:rsidP="00202A9C">
            <w:pPr>
              <w:pStyle w:val="BodyA"/>
            </w:pPr>
            <w:r>
              <w:rPr>
                <w:sz w:val="17"/>
                <w:szCs w:val="17"/>
              </w:rPr>
              <w:t>Photometric upper limit</w:t>
            </w:r>
          </w:p>
        </w:tc>
        <w:tc>
          <w:tcPr>
            <w:tcW w:w="136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3CDA70" w14:textId="77777777" w:rsidR="00202A9C" w:rsidRDefault="00202A9C" w:rsidP="00202A9C">
            <w:pPr>
              <w:pStyle w:val="BodyA"/>
              <w:jc w:val="center"/>
            </w:pPr>
            <w:r>
              <w:rPr>
                <w:sz w:val="17"/>
                <w:szCs w:val="17"/>
              </w:rPr>
              <w:t>22</w:t>
            </w:r>
          </w:p>
        </w:tc>
        <w:tc>
          <w:tcPr>
            <w:tcW w:w="124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94EA55" w14:textId="77777777" w:rsidR="00202A9C" w:rsidRDefault="00202A9C" w:rsidP="00202A9C">
            <w:pPr>
              <w:pStyle w:val="BodyA"/>
              <w:jc w:val="center"/>
            </w:pPr>
            <w:r>
              <w:rPr>
                <w:sz w:val="17"/>
                <w:szCs w:val="17"/>
              </w:rPr>
              <w:t>0.256</w:t>
            </w:r>
          </w:p>
        </w:tc>
      </w:tr>
      <w:tr w:rsidR="00202A9C" w14:paraId="6837E7C2" w14:textId="77777777" w:rsidTr="00202A9C">
        <w:trPr>
          <w:trHeight w:val="413"/>
        </w:trPr>
        <w:tc>
          <w:tcPr>
            <w:tcW w:w="239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5A740E" w14:textId="77777777" w:rsidR="00202A9C" w:rsidRDefault="00202A9C" w:rsidP="00202A9C">
            <w:pPr>
              <w:pStyle w:val="BodyA"/>
            </w:pPr>
            <w:r>
              <w:rPr>
                <w:sz w:val="17"/>
                <w:szCs w:val="17"/>
              </w:rPr>
              <w:t>GW/Neutrino counterpart search</w:t>
            </w:r>
          </w:p>
        </w:tc>
        <w:tc>
          <w:tcPr>
            <w:tcW w:w="136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23053F" w14:textId="77777777" w:rsidR="00202A9C" w:rsidRDefault="00202A9C" w:rsidP="00202A9C">
            <w:pPr>
              <w:pStyle w:val="BodyA"/>
              <w:jc w:val="center"/>
            </w:pPr>
            <w:r>
              <w:rPr>
                <w:sz w:val="17"/>
                <w:szCs w:val="17"/>
              </w:rPr>
              <w:t>18</w:t>
            </w:r>
          </w:p>
        </w:tc>
        <w:tc>
          <w:tcPr>
            <w:tcW w:w="124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8CF24B" w14:textId="77777777" w:rsidR="00202A9C" w:rsidRDefault="00202A9C" w:rsidP="00202A9C">
            <w:pPr>
              <w:pStyle w:val="BodyA"/>
              <w:jc w:val="center"/>
            </w:pPr>
            <w:r>
              <w:rPr>
                <w:i/>
                <w:iCs/>
                <w:sz w:val="17"/>
                <w:szCs w:val="17"/>
              </w:rPr>
              <w:t>see text</w:t>
            </w:r>
          </w:p>
        </w:tc>
      </w:tr>
    </w:tbl>
    <w:p w14:paraId="0DBF4995" w14:textId="77777777" w:rsidR="00202A9C" w:rsidRDefault="00202A9C" w:rsidP="00202A9C">
      <w:pPr>
        <w:pStyle w:val="BodyA"/>
        <w:spacing w:before="20"/>
        <w:jc w:val="both"/>
      </w:pPr>
    </w:p>
    <w:p w14:paraId="0A70AF2A" w14:textId="37A345F3" w:rsidR="00B85E9A" w:rsidRDefault="00000000" w:rsidP="00223EE9">
      <w:pPr>
        <w:pStyle w:val="BodyA"/>
        <w:spacing w:before="20"/>
        <w:ind w:firstLine="288"/>
        <w:jc w:val="both"/>
      </w:pPr>
      <w:r>
        <w:t xml:space="preserve">Per-row accuracy is highest on single-epoch magnitudes (0.500) and multi-epoch tables (0.479), and lowest on upper limits (0.256), where the model conflates detections with limits. </w:t>
      </w:r>
    </w:p>
    <w:p w14:paraId="658C06EF" w14:textId="2CDCB780" w:rsidR="007A6DC1" w:rsidRDefault="00B85E9A">
      <w:pPr>
        <w:pStyle w:val="BodyA"/>
        <w:spacing w:before="20"/>
        <w:ind w:firstLine="288"/>
        <w:jc w:val="both"/>
      </w:pPr>
      <w:r>
        <w:t>4.3.4. Counterpart-search Circulars are a distinct failure</w:t>
      </w:r>
      <w:r w:rsidRPr="00B85E9A">
        <w:rPr>
          <w:rFonts w:cs="Times New Roman"/>
        </w:rPr>
        <w:t>. They</w:t>
      </w:r>
      <w:r>
        <w:t xml:space="preserve"> tabulate limiting magnitudes at many surveyed galaxy positions, none of which is photometry of a transient, and the model emits these survey rows as spurious detections regardless of instruction (§5).</w:t>
      </w:r>
    </w:p>
    <w:p w14:paraId="47F2E4CD" w14:textId="67A237F4" w:rsidR="007A6DC1" w:rsidRDefault="00000000">
      <w:pPr>
        <w:pStyle w:val="BodyA"/>
        <w:spacing w:before="20"/>
        <w:ind w:firstLine="288"/>
        <w:jc w:val="both"/>
      </w:pPr>
      <w:r>
        <w:t>4.3.</w:t>
      </w:r>
      <w:r w:rsidR="00B85E9A">
        <w:t>5</w:t>
      </w:r>
      <w:r>
        <w:t>. A per-field hybrid dominates. These results motivate the hybrid extractor of §3: routing each field to the extractor whose failure mode it tolerates—the regular expression for lexically regular fields (event designation, coordinates), the constrained model for semantically mediated ones (photometry, redshift)—matches or exceeds the stronger single extractor on the lexically regular fields and classification, and stays within a few points of the best single extractor on redshift and photometry (Table 3, final column).</w:t>
      </w:r>
    </w:p>
    <w:p w14:paraId="4C406E7A" w14:textId="77777777" w:rsidR="007A6DC1" w:rsidRDefault="00000000">
      <w:pPr>
        <w:pStyle w:val="BodyA"/>
        <w:spacing w:before="180" w:after="60"/>
      </w:pPr>
      <w:r>
        <w:rPr>
          <w:b/>
          <w:bCs/>
          <w:sz w:val="21"/>
          <w:szCs w:val="21"/>
        </w:rPr>
        <w:t>5. Discussion and Conclusion</w:t>
      </w:r>
    </w:p>
    <w:p w14:paraId="5EDB2EA3" w14:textId="024337FA" w:rsidR="007A6DC1" w:rsidRDefault="00000000">
      <w:pPr>
        <w:pStyle w:val="BodyA"/>
        <w:spacing w:before="20"/>
        <w:ind w:firstLine="288"/>
        <w:jc w:val="both"/>
      </w:pPr>
      <w:r>
        <w:t xml:space="preserve">Holding the model fixed and varying only the output channel isolates a result that we believe is favorable to the thesis of Sha26 rather than a correction to it: open 7B models are more capable at structured scientific extraction </w:t>
      </w:r>
      <w:r w:rsidR="00F41E80">
        <w:t xml:space="preserve">(cf. Dagdelen et al. 2024; Polak &amp; Morgan 2024) </w:t>
      </w:r>
      <w:r>
        <w:t>than</w:t>
      </w:r>
      <w:ins w:id="226" w:author="Matthew Phillips" w:date="2026-07-19T22:05:00Z" w16du:dateUtc="2026-07-20T03:05:00Z">
        <w:r w:rsidR="005236F2">
          <w:t xml:space="preserve"> the</w:t>
        </w:r>
      </w:ins>
      <w:r>
        <w:t xml:space="preserve"> free-form-generation numbers indicate, once </w:t>
      </w:r>
      <w:r w:rsidR="00B85E9A">
        <w:t xml:space="preserve">we remove </w:t>
      </w:r>
      <w:r>
        <w:t xml:space="preserve">the serialization bottleneck </w:t>
      </w:r>
      <w:r w:rsidR="00432DC2">
        <w:t>(the step that writes the answer out as structured text)</w:t>
      </w:r>
      <w:r>
        <w:t xml:space="preserve">. </w:t>
      </w:r>
      <w:r w:rsidR="00B85E9A" w:rsidRPr="00B85E9A">
        <w:rPr>
          <w:rFonts w:cs="Times New Roman"/>
        </w:rPr>
        <w:t>We obtain the +0.245 F1 recovered on redshift</w:t>
      </w:r>
      <w:r>
        <w:t xml:space="preserve"> with the released weights, no fine-tuning, and no retrieval. Because </w:t>
      </w:r>
      <w:r w:rsidR="00B85E9A">
        <w:t xml:space="preserve">we serve </w:t>
      </w:r>
      <w:r>
        <w:t>the model locally, the marginal cost per Circular is zero and no text leaves the institution—removing both the recurring cost and the data-governance objection that would attach to a commercial API in a continuous observatory pipeline.</w:t>
      </w:r>
    </w:p>
    <w:p w14:paraId="199907C5" w14:textId="77777777" w:rsidR="007A6DC1" w:rsidRDefault="00000000">
      <w:pPr>
        <w:pStyle w:val="BodyA"/>
        <w:spacing w:before="120" w:after="40"/>
      </w:pPr>
      <w:r>
        <w:rPr>
          <w:i/>
          <w:iCs/>
        </w:rPr>
        <w:t>5.1. Challenges and Limitations</w:t>
      </w:r>
    </w:p>
    <w:p w14:paraId="1ECBE144" w14:textId="045CF920" w:rsidR="007A6DC1" w:rsidRDefault="00000000">
      <w:pPr>
        <w:pStyle w:val="BodyA"/>
        <w:ind w:firstLine="288"/>
        <w:jc w:val="both"/>
      </w:pPr>
      <w:r>
        <w:t>First, the redshift result is a lower bound on the constrained model</w:t>
      </w:r>
      <w:r>
        <w:rPr>
          <w:rFonts w:ascii="Arial Unicode MS" w:hAnsi="Arial Unicode MS"/>
        </w:rPr>
        <w:t>’</w:t>
      </w:r>
      <w:r>
        <w:t>s advantage: the fields on which a language model should separate most sharply from regex—multi-row photometry tables, in-prose classification, unlabeled coordinates—are precisely those Sha26 did not extract, so no gold exists to score them. A hand-labeled set covering these fields is the natural next experiment. Second, constrained decoding must be engineered, not merely enabled</w:t>
      </w:r>
      <w:r w:rsidR="00F41E80">
        <w:t xml:space="preserve"> (cf. Tam et al. 2024; Geng et al. 2025)</w:t>
      </w:r>
      <w:r>
        <w:t xml:space="preserve">: a naive schema-to-grammar conversion of a realistic Pydantic </w:t>
      </w:r>
      <w:r>
        <w:lastRenderedPageBreak/>
        <w:t xml:space="preserve">model does not work, and every unbounded degree of freedom becomes a way for a </w:t>
      </w:r>
      <w:commentRangeStart w:id="227"/>
      <w:r>
        <w:t>small model to exhaust its token budget</w:t>
      </w:r>
      <w:commentRangeEnd w:id="227"/>
      <w:r w:rsidR="005236F2">
        <w:rPr>
          <w:rStyle w:val="CommentReference"/>
          <w:sz w:val="19"/>
          <w:szCs w:val="19"/>
        </w:rPr>
        <w:commentReference w:id="227"/>
      </w:r>
      <w:r w:rsidR="00432DC2">
        <w:t>, the hard cap on how much text the model may generate in one response</w:t>
      </w:r>
      <w:r>
        <w:t xml:space="preserve"> (Appendix A). Third, telescope-name extraction remains weak for all extractors, reflecting a normalization gap between formal catalog codes and prose mentions rather than a failure of extraction as such.</w:t>
      </w:r>
    </w:p>
    <w:p w14:paraId="0E8DB93C" w14:textId="77777777" w:rsidR="007A6DC1" w:rsidRDefault="00000000">
      <w:pPr>
        <w:pStyle w:val="BodyA"/>
        <w:spacing w:before="120" w:after="40"/>
      </w:pPr>
      <w:commentRangeStart w:id="228"/>
      <w:r>
        <w:rPr>
          <w:i/>
          <w:iCs/>
        </w:rPr>
        <w:t xml:space="preserve">5.2. </w:t>
      </w:r>
      <w:commentRangeStart w:id="229"/>
      <w:r>
        <w:rPr>
          <w:i/>
          <w:iCs/>
        </w:rPr>
        <w:t>Coverage is Not Correctness</w:t>
      </w:r>
      <w:commentRangeEnd w:id="229"/>
      <w:r w:rsidR="003D4AF9">
        <w:rPr>
          <w:rStyle w:val="CommentReference"/>
          <w:sz w:val="19"/>
          <w:szCs w:val="19"/>
        </w:rPr>
        <w:commentReference w:id="229"/>
      </w:r>
    </w:p>
    <w:p w14:paraId="6E07E9DE" w14:textId="5F5C5FD9" w:rsidR="007A6DC1" w:rsidRDefault="00000000">
      <w:pPr>
        <w:pStyle w:val="BodyA"/>
        <w:ind w:firstLine="288"/>
        <w:jc w:val="both"/>
      </w:pPr>
      <w:r>
        <w:t xml:space="preserve">A headline conditioned on a single field, or on whether </w:t>
      </w:r>
      <w:r>
        <w:rPr>
          <w:i/>
          <w:iCs/>
        </w:rPr>
        <w:t>any</w:t>
      </w:r>
      <w:r>
        <w:t xml:space="preserve"> value was emitted, systematically overstates readiness. Our language model returns a photometry array for nearly every Circular that has one, which a coverage metric would score near unity; measured per row against hand-validated photometry it reaches 0.41. </w:t>
      </w:r>
      <w:r w:rsidR="00B85E9A" w:rsidRPr="00B85E9A">
        <w:rPr>
          <w:rFonts w:cs="Times New Roman"/>
        </w:rPr>
        <w:t>We therefore recommend reporting structured-extraction evaluations for ingestion pipelines</w:t>
      </w:r>
      <w:r>
        <w:t xml:space="preserve"> field-by-field and row-by-row, against gold that spans the observational strata the pipeline will actually encounter.</w:t>
      </w:r>
      <w:commentRangeEnd w:id="228"/>
      <w:r w:rsidR="005236F2">
        <w:rPr>
          <w:rStyle w:val="CommentReference"/>
          <w:sz w:val="19"/>
          <w:szCs w:val="19"/>
        </w:rPr>
        <w:commentReference w:id="228"/>
      </w:r>
    </w:p>
    <w:p w14:paraId="40A3D6E5" w14:textId="77777777" w:rsidR="007A6DC1" w:rsidRDefault="00000000">
      <w:pPr>
        <w:pStyle w:val="BodyA"/>
        <w:spacing w:before="120" w:after="40"/>
      </w:pPr>
      <w:r>
        <w:rPr>
          <w:i/>
          <w:iCs/>
        </w:rPr>
        <w:t>5.3. Limits of Prompt Engineering</w:t>
      </w:r>
    </w:p>
    <w:p w14:paraId="6877E2BC" w14:textId="1EB7DEA0" w:rsidR="007A6DC1" w:rsidRDefault="00000000">
      <w:pPr>
        <w:pStyle w:val="BodyA"/>
        <w:ind w:firstLine="288"/>
        <w:jc w:val="both"/>
      </w:pPr>
      <w:r>
        <w:t xml:space="preserve">Several field-specific weaknesses </w:t>
      </w:r>
      <w:del w:id="230" w:author="Matthew Phillips" w:date="2026-07-19T22:10:00Z" w16du:dateUtc="2026-07-20T03:10:00Z">
        <w:r w:rsidDel="005236F2">
          <w:delText>yield to prompting</w:delText>
        </w:r>
      </w:del>
      <w:ins w:id="231" w:author="Matthew Phillips" w:date="2026-07-19T22:10:00Z" w16du:dateUtc="2026-07-20T03:10:00Z">
        <w:r w:rsidR="005236F2">
          <w:t>can be mitigated by robust prompting</w:t>
        </w:r>
      </w:ins>
      <w:r>
        <w:t>: an explicit rule that upper limits populate the limiting-magnitude field rather than the magnitude field, and an instruction to emit every tabulated epoch, each improve the corresponding stratum. Others do not. The instruction to omit survey limiting magnitudes in wide-field counterpart searches—</w:t>
      </w:r>
      <w:r>
        <w:rPr>
          <w:lang w:val="it-IT"/>
        </w:rPr>
        <w:t>a negative,</w:t>
      </w:r>
      <w:r>
        <w:t xml:space="preserve"> </w:t>
      </w:r>
      <w:r>
        <w:rPr>
          <w:lang w:val="fr-FR"/>
        </w:rPr>
        <w:t>conditional constraint</w:t>
      </w:r>
      <w:r>
        <w:t xml:space="preserve">—was </w:t>
      </w:r>
      <w:r w:rsidR="00B85E9A" w:rsidRPr="00B85E9A">
        <w:rPr>
          <w:rFonts w:cs="Times New Roman"/>
        </w:rPr>
        <w:t>one</w:t>
      </w:r>
      <w:r>
        <w:t xml:space="preserve"> a 7B model </w:t>
      </w:r>
      <w:r w:rsidR="00B85E9A">
        <w:t xml:space="preserve">did not reliably follow </w:t>
      </w:r>
      <w:r>
        <w:t>under two successive phrasings, and strengthening it degraded photometry on unrelated strata. We read this as a ceiling</w:t>
      </w:r>
      <w:r w:rsidR="00F41E80">
        <w:t>, consistent with benchmark evidence that models follow such constraints unreliably (Zhou et al. 2023)</w:t>
      </w:r>
      <w:ins w:id="232" w:author="Matthew Phillips" w:date="2026-07-19T22:10:00Z" w16du:dateUtc="2026-07-20T03:10:00Z">
        <w:r w:rsidR="005236F2">
          <w:t>.</w:t>
        </w:r>
      </w:ins>
      <w:del w:id="233" w:author="Matthew Phillips" w:date="2026-07-19T22:10:00Z" w16du:dateUtc="2026-07-20T03:10:00Z">
        <w:r w:rsidDel="005236F2">
          <w:delText>:</w:delText>
        </w:r>
      </w:del>
      <w:r>
        <w:t xml:space="preserve"> </w:t>
      </w:r>
      <w:ins w:id="234" w:author="Matthew Phillips" w:date="2026-07-19T22:11:00Z" w16du:dateUtc="2026-07-20T03:11:00Z">
        <w:r w:rsidR="005236F2">
          <w:t>P</w:t>
        </w:r>
      </w:ins>
      <w:del w:id="235" w:author="Matthew Phillips" w:date="2026-07-19T22:11:00Z" w16du:dateUtc="2026-07-20T03:11:00Z">
        <w:r w:rsidDel="005236F2">
          <w:delText>p</w:delText>
        </w:r>
      </w:del>
      <w:r>
        <w:t>rompt engineering</w:t>
      </w:r>
      <w:r w:rsidR="00432DC2" w:rsidRPr="00432DC2">
        <w:rPr>
          <w:rFonts w:cs="Times New Roman"/>
        </w:rPr>
        <w:t>—rewording the instructions given to the model—</w:t>
      </w:r>
      <w:r>
        <w:t>can correct format and emphasis, but not a small model</w:t>
      </w:r>
      <w:r w:rsidR="00B85E9A" w:rsidRPr="00B85E9A">
        <w:rPr>
          <w:rFonts w:cs="Times New Roman"/>
        </w:rPr>
        <w:t>’</w:t>
      </w:r>
      <w:r>
        <w:t>s disposition to over-emit on a structurally unfamiliar layout.</w:t>
      </w:r>
    </w:p>
    <w:p w14:paraId="5A423471" w14:textId="77777777" w:rsidR="007A6DC1" w:rsidRDefault="00000000">
      <w:pPr>
        <w:pStyle w:val="BodyA"/>
        <w:spacing w:before="120" w:after="40"/>
      </w:pPr>
      <w:r>
        <w:rPr>
          <w:i/>
          <w:iCs/>
        </w:rPr>
        <w:t>5.4. On fine-tuning</w:t>
      </w:r>
    </w:p>
    <w:p w14:paraId="38E2AD57" w14:textId="0D8FD859" w:rsidR="007A6DC1" w:rsidRDefault="00000000">
      <w:pPr>
        <w:pStyle w:val="BodyA"/>
        <w:ind w:firstLine="288"/>
        <w:jc w:val="both"/>
      </w:pPr>
      <w:r>
        <w:t xml:space="preserve">The residual photometry weaknesses—upper-limit handling and wide-field over-emission—are real and prompt-resistant, which makes photometry a plausible </w:t>
      </w:r>
      <w:r w:rsidR="00F41E80">
        <w:t xml:space="preserve">target for parameter-efficient </w:t>
      </w:r>
      <w:r>
        <w:t xml:space="preserve">fine-tuning </w:t>
      </w:r>
      <w:r w:rsidR="00F41E80" w:rsidRPr="00F41E80">
        <w:rPr>
          <w:rFonts w:cs="Times New Roman"/>
        </w:rPr>
        <w:t>(Hu et al. 2022), following domain-adapted astronomy language models (Grezes et al. 2021; Nguyen et al. 2023</w:t>
      </w:r>
      <w:r w:rsidR="00F41E80">
        <w:rPr>
          <w:rFonts w:cs="Times New Roman"/>
        </w:rPr>
        <w:t>; Perkowski et al. 2024</w:t>
      </w:r>
      <w:r w:rsidR="00F41E80" w:rsidRPr="00F41E80">
        <w:rPr>
          <w:rFonts w:cs="Times New Roman"/>
        </w:rPr>
        <w:t>),</w:t>
      </w:r>
      <w:r>
        <w:t xml:space="preserve"> now that local GPU capacity is available. We nevertheless defer it. The binding constraint is not compute but evaluation: a credible fine-tuning result requires a held-out test set disjoint from any training labels, and the present 120-Circular set is too small to split and serve both roles, with its counterpart-search subset resting on a labeling-convention choice rather than an unambiguous ground truth. We therefore present the field-by-field results as a diagnostic map of where structured extraction is solved (redshift, event identity, single-epoch photometry) versus open (coordinates for the language model, upper limits, dense tables), and condition any fine-tuning on a larger, independently labeled evaluation set built for that purpose.</w:t>
      </w:r>
    </w:p>
    <w:p w14:paraId="6B20B7B9" w14:textId="77777777" w:rsidR="007A6DC1" w:rsidRDefault="00000000">
      <w:pPr>
        <w:pStyle w:val="BodyA"/>
        <w:spacing w:before="180" w:after="60"/>
      </w:pPr>
      <w:r>
        <w:rPr>
          <w:b/>
          <w:bCs/>
          <w:sz w:val="21"/>
          <w:szCs w:val="21"/>
        </w:rPr>
        <w:t>Acknowledgments</w:t>
      </w:r>
    </w:p>
    <w:p w14:paraId="61351B3B" w14:textId="164D8939" w:rsidR="007A6DC1" w:rsidRDefault="00000000">
      <w:pPr>
        <w:pStyle w:val="BodyA"/>
        <w:spacing w:before="20"/>
        <w:ind w:firstLine="288"/>
        <w:jc w:val="both"/>
      </w:pPr>
      <w:commentRangeStart w:id="236"/>
      <w:r>
        <w:rPr>
          <w:sz w:val="18"/>
          <w:szCs w:val="18"/>
        </w:rPr>
        <w:t>We thank Sushant Sharma Chaudhary for deploying the Mistral-7B llama.cpp server used for the constrained-decoding experiments and for pointing us to grammar-constrained decoding through the server</w:t>
      </w:r>
      <w:r>
        <w:rPr>
          <w:rFonts w:ascii="Arial Unicode MS" w:hAnsi="Arial Unicode MS"/>
          <w:sz w:val="18"/>
          <w:szCs w:val="18"/>
        </w:rPr>
        <w:t>’</w:t>
      </w:r>
      <w:r>
        <w:rPr>
          <w:sz w:val="18"/>
          <w:szCs w:val="18"/>
        </w:rPr>
        <w:t xml:space="preserve">s response_format interface, the mechanism on which the central result rests. </w:t>
      </w:r>
      <w:commentRangeEnd w:id="236"/>
      <w:r w:rsidR="005236F2" w:rsidRPr="00B85E9A">
        <w:rPr>
          <w:rStyle w:val="CommentReference"/>
          <w:rFonts w:cs="Times New Roman"/>
          <w:sz w:val="18"/>
          <w:szCs w:val="18"/>
        </w:rPr>
        <w:commentReference w:id="236"/>
      </w:r>
      <w:r w:rsidR="00B85E9A" w:rsidRPr="00B85E9A">
        <w:rPr>
          <w:rFonts w:cs="Times New Roman"/>
          <w:sz w:val="18"/>
          <w:szCs w:val="18"/>
        </w:rPr>
        <w:t>We</w:t>
      </w:r>
      <w:r>
        <w:rPr>
          <w:sz w:val="18"/>
          <w:szCs w:val="18"/>
        </w:rPr>
        <w:t xml:space="preserve"> acknowledge the Minnesota Supercomputing Institute (MSI) at the University of Minnesota for </w:t>
      </w:r>
      <w:r>
        <w:rPr>
          <w:sz w:val="18"/>
          <w:szCs w:val="18"/>
        </w:rPr>
        <w:t xml:space="preserve">providing the GPU resources that contributed to the results reported here. This work builds directly on Sha26 and uses their released Circulars archive, topic labels, and Swift-validated redshift table, together with the skyportal/timedomain-taxonomy controlled vocabulary. </w:t>
      </w:r>
      <w:r w:rsidR="00B85E9A" w:rsidRPr="00B85E9A">
        <w:rPr>
          <w:rFonts w:cs="Times New Roman"/>
          <w:sz w:val="18"/>
          <w:szCs w:val="18"/>
        </w:rPr>
        <w:t>We ported portions of the SQLite/FTS indexer and the GCN poller</w:t>
      </w:r>
      <w:r>
        <w:rPr>
          <w:sz w:val="18"/>
          <w:szCs w:val="18"/>
        </w:rPr>
        <w:t xml:space="preserve"> from the sjhend03/GCNMCP prototype with attribution.</w:t>
      </w:r>
    </w:p>
    <w:p w14:paraId="4D629D58" w14:textId="77777777" w:rsidR="007A6DC1" w:rsidRDefault="00000000">
      <w:pPr>
        <w:pStyle w:val="BodyA"/>
        <w:spacing w:before="180" w:after="60"/>
        <w:rPr>
          <w:lang w:val="fr-FR"/>
        </w:rPr>
      </w:pPr>
      <w:r>
        <w:rPr>
          <w:b/>
          <w:bCs/>
          <w:sz w:val="21"/>
          <w:szCs w:val="21"/>
          <w:lang w:val="fr-FR"/>
        </w:rPr>
        <w:t>References</w:t>
      </w:r>
    </w:p>
    <w:p w14:paraId="5B3B1CEC" w14:textId="77777777" w:rsidR="007A6DC1" w:rsidRDefault="00000000">
      <w:pPr>
        <w:pStyle w:val="BodyA"/>
        <w:spacing w:after="20"/>
        <w:ind w:left="288" w:hanging="288"/>
      </w:pPr>
      <w:r>
        <w:rPr>
          <w:sz w:val="17"/>
          <w:szCs w:val="17"/>
        </w:rPr>
        <w:t>Abbott, B. P., Abbott, R., Abbott, T. D., et al. 2017, ApJL, 848, L12</w:t>
      </w:r>
    </w:p>
    <w:p w14:paraId="16998BFF"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Barthelmy, S. D., Butterworth, P., Cline, T. L., et al. 1998, in AIP Conf. Proc. 428, Gamma-Ray Bursts: 4th Huntsville Symposium, ed. C. A. Meegan, R. D. Preece, &amp; T. M. Koshut (Woodbury, NY: AIP), 99</w:t>
      </w:r>
    </w:p>
    <w:p w14:paraId="7E8F28A9"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Bellm, E. C., Kulkarni, S. R., Graham, M. J., et al. 2019, PASP, 131, 018002</w:t>
      </w:r>
    </w:p>
    <w:p w14:paraId="0F840C01"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Beurer-Kellner, L., Fischer, M., &amp; Vechev, M. 2024, arXiv:2403.06988</w:t>
      </w:r>
    </w:p>
    <w:p w14:paraId="77F31B20"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Brown, T. B., Mann, B., Ryder, N., et al. 2020, in Advances in Neural Information Processing Systems, Vol. 33 (Red Hook, NY: Curran Associates), 1877</w:t>
      </w:r>
    </w:p>
    <w:p w14:paraId="4FF24F9D"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Coughlin, M. W., Bloom, J. S., Nir, G., et al. 2023, ApJS, 267, 31</w:t>
      </w:r>
    </w:p>
    <w:p w14:paraId="3803D601"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Coulter, D. A., Foley, R. J., Kilpatrick, C. D., et al. 2017, Science, 358, 1556</w:t>
      </w:r>
    </w:p>
    <w:p w14:paraId="7AB66D55" w14:textId="0635C83F" w:rsidR="00F41E80" w:rsidRPr="00F41E80" w:rsidRDefault="00F41E80">
      <w:pPr>
        <w:pStyle w:val="BodyA"/>
        <w:spacing w:after="20"/>
        <w:ind w:left="288" w:hanging="288"/>
        <w:rPr>
          <w:rFonts w:cs="Times New Roman"/>
          <w:sz w:val="17"/>
          <w:szCs w:val="17"/>
        </w:rPr>
      </w:pPr>
      <w:r w:rsidRPr="00F41E80">
        <w:rPr>
          <w:rFonts w:cs="Times New Roman"/>
          <w:sz w:val="17"/>
          <w:szCs w:val="17"/>
        </w:rPr>
        <w:t>Dagdelen, J., Dunn, A., Lee, S., et al. 2024, Nat. Commun., 15, 1418</w:t>
      </w:r>
    </w:p>
    <w:p w14:paraId="20FB2C11"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Dong, Y., Ruan, C. F., Cai, Y., et al. 2024, arXiv:2411.15100</w:t>
      </w:r>
    </w:p>
    <w:p w14:paraId="3D92D38A" w14:textId="77777777" w:rsidR="00F41E80" w:rsidRPr="00FE07E8" w:rsidRDefault="00F41E80">
      <w:pPr>
        <w:pStyle w:val="BodyA"/>
        <w:spacing w:after="20"/>
        <w:ind w:left="288" w:hanging="288"/>
        <w:rPr>
          <w:rFonts w:cs="Times New Roman"/>
          <w:sz w:val="17"/>
          <w:szCs w:val="17"/>
          <w:lang w:val="pt-BR"/>
        </w:rPr>
      </w:pPr>
      <w:r w:rsidRPr="00FE07E8">
        <w:rPr>
          <w:rFonts w:cs="Times New Roman"/>
          <w:sz w:val="17"/>
          <w:szCs w:val="17"/>
          <w:lang w:val="pt-BR"/>
        </w:rPr>
        <w:t>Förster, F., Cabrera-Vives, G., Castillo-Navarrete, E., et al. 2021, AJ, 161, 242</w:t>
      </w:r>
    </w:p>
    <w:p w14:paraId="05D16F6A" w14:textId="44CA3976" w:rsidR="007A6DC1" w:rsidRDefault="00F41E80">
      <w:pPr>
        <w:pStyle w:val="BodyA"/>
        <w:spacing w:after="20"/>
        <w:ind w:left="288" w:hanging="288"/>
      </w:pPr>
      <w:r w:rsidRPr="00F41E80">
        <w:rPr>
          <w:rFonts w:cs="Times New Roman"/>
          <w:sz w:val="17"/>
          <w:szCs w:val="17"/>
        </w:rPr>
        <w:t>Gao, Y., Xiong, Y., Gao, X., et al. 2023, arXiv:2312.10997</w:t>
      </w:r>
    </w:p>
    <w:p w14:paraId="4EABFBA4" w14:textId="77777777" w:rsidR="007A6DC1" w:rsidRDefault="00000000">
      <w:pPr>
        <w:pStyle w:val="BodyA"/>
        <w:spacing w:after="20"/>
        <w:ind w:left="288" w:hanging="288"/>
        <w:rPr>
          <w:lang w:val="it-IT"/>
        </w:rPr>
      </w:pPr>
      <w:r>
        <w:rPr>
          <w:sz w:val="17"/>
          <w:szCs w:val="17"/>
          <w:lang w:val="it-IT"/>
        </w:rPr>
        <w:t>Gehrels, N., Chincarini, G., Giommi, P., et al. 2004, ApJ, 611, 1005</w:t>
      </w:r>
    </w:p>
    <w:p w14:paraId="56A61573" w14:textId="77777777" w:rsidR="00F41E80" w:rsidRPr="00F41E80" w:rsidRDefault="00F41E80">
      <w:pPr>
        <w:pStyle w:val="BodyA"/>
        <w:spacing w:after="20"/>
        <w:ind w:left="288" w:hanging="288"/>
        <w:rPr>
          <w:rFonts w:cs="Times New Roman"/>
          <w:sz w:val="17"/>
          <w:szCs w:val="17"/>
          <w:lang w:val="de-DE"/>
        </w:rPr>
      </w:pPr>
      <w:r w:rsidRPr="00F41E80">
        <w:rPr>
          <w:rFonts w:cs="Times New Roman"/>
          <w:sz w:val="17"/>
          <w:szCs w:val="17"/>
          <w:lang w:val="de-DE"/>
        </w:rPr>
        <w:t>Geng, S., Josifoski, M., Peyrard, M., &amp; West, R. 2023, arXiv:2305.13971</w:t>
      </w:r>
    </w:p>
    <w:p w14:paraId="2459B86B" w14:textId="77777777" w:rsidR="00F41E80" w:rsidRPr="00F41E80" w:rsidRDefault="00F41E80">
      <w:pPr>
        <w:pStyle w:val="BodyA"/>
        <w:spacing w:after="20"/>
        <w:ind w:left="288" w:hanging="288"/>
        <w:rPr>
          <w:rFonts w:cs="Times New Roman"/>
          <w:sz w:val="17"/>
          <w:szCs w:val="17"/>
          <w:lang w:val="de-DE"/>
        </w:rPr>
      </w:pPr>
      <w:r w:rsidRPr="00F41E80">
        <w:rPr>
          <w:rFonts w:cs="Times New Roman"/>
          <w:sz w:val="17"/>
          <w:szCs w:val="17"/>
          <w:lang w:val="de-DE"/>
        </w:rPr>
        <w:t>Geng, S., Cooper, H., Moskal, M., et al. 2025, arXiv:2501.10868</w:t>
      </w:r>
    </w:p>
    <w:p w14:paraId="404AD836" w14:textId="2104AB34" w:rsidR="00F41E80" w:rsidRPr="00F41E80" w:rsidRDefault="00F41E80">
      <w:pPr>
        <w:pStyle w:val="BodyA"/>
        <w:spacing w:after="20"/>
        <w:ind w:left="288" w:hanging="288"/>
        <w:rPr>
          <w:rFonts w:cs="Times New Roman"/>
          <w:sz w:val="17"/>
          <w:szCs w:val="17"/>
          <w:lang w:val="de-DE"/>
        </w:rPr>
      </w:pPr>
      <w:r w:rsidRPr="00F41E80">
        <w:rPr>
          <w:rFonts w:cs="Times New Roman"/>
          <w:sz w:val="17"/>
          <w:szCs w:val="17"/>
          <w:lang w:val="de-DE"/>
        </w:rPr>
        <w:t>Grezes, F., Blanco-Cuaresma, S., Accomazzi, A., et al. 2021, arXiv:2112.00590</w:t>
      </w:r>
    </w:p>
    <w:p w14:paraId="73E08679" w14:textId="77777777" w:rsidR="00F41E80" w:rsidRPr="00F41E80" w:rsidRDefault="00F41E80">
      <w:pPr>
        <w:pStyle w:val="BodyA"/>
        <w:spacing w:after="20"/>
        <w:ind w:left="288" w:hanging="288"/>
        <w:rPr>
          <w:rFonts w:cs="Times New Roman"/>
          <w:sz w:val="17"/>
          <w:szCs w:val="17"/>
          <w:lang w:val="de-DE"/>
        </w:rPr>
      </w:pPr>
      <w:r w:rsidRPr="00F41E80">
        <w:rPr>
          <w:rFonts w:cs="Times New Roman"/>
          <w:sz w:val="17"/>
          <w:szCs w:val="17"/>
          <w:lang w:val="de-DE"/>
        </w:rPr>
        <w:t>Hu, E. J., Shen, Y., Wallis, P., et al. 2022, arXiv:2106.09685</w:t>
      </w:r>
    </w:p>
    <w:p w14:paraId="489E29B2" w14:textId="77777777" w:rsidR="00F41E80" w:rsidRPr="00F41E80" w:rsidRDefault="00F41E80">
      <w:pPr>
        <w:pStyle w:val="BodyA"/>
        <w:spacing w:after="20"/>
        <w:ind w:left="288" w:hanging="288"/>
        <w:rPr>
          <w:rFonts w:cs="Times New Roman"/>
          <w:sz w:val="17"/>
          <w:szCs w:val="17"/>
          <w:lang w:val="de-DE"/>
        </w:rPr>
      </w:pPr>
      <w:r w:rsidRPr="00F41E80">
        <w:rPr>
          <w:rFonts w:cs="Times New Roman"/>
          <w:sz w:val="17"/>
          <w:szCs w:val="17"/>
          <w:lang w:val="de-DE"/>
        </w:rPr>
        <w:t>IceCube Collaboration, Aartsen, M. G., Ackermann, M., et al. 2018, Science, 361, eaat1378</w:t>
      </w:r>
    </w:p>
    <w:p w14:paraId="361DC22C" w14:textId="77777777" w:rsidR="00F41E80" w:rsidRPr="00F41E80" w:rsidRDefault="00F41E80">
      <w:pPr>
        <w:pStyle w:val="BodyA"/>
        <w:spacing w:after="20"/>
        <w:ind w:left="288" w:hanging="288"/>
        <w:rPr>
          <w:rFonts w:cs="Times New Roman"/>
          <w:sz w:val="17"/>
          <w:szCs w:val="17"/>
          <w:lang w:val="de-DE"/>
        </w:rPr>
      </w:pPr>
      <w:r w:rsidRPr="00F41E80">
        <w:rPr>
          <w:rFonts w:cs="Times New Roman"/>
          <w:sz w:val="17"/>
          <w:szCs w:val="17"/>
          <w:lang w:val="de-DE"/>
        </w:rPr>
        <w:t>Ivezić, Ž., Kahn, S. M., Tyson, J. A., et al. 2019, ApJ, 873, 111</w:t>
      </w:r>
    </w:p>
    <w:p w14:paraId="08B94265" w14:textId="77777777" w:rsidR="00F41E80" w:rsidRPr="00F41E80" w:rsidRDefault="00F41E80">
      <w:pPr>
        <w:pStyle w:val="BodyA"/>
        <w:spacing w:after="20"/>
        <w:ind w:left="288" w:hanging="288"/>
        <w:rPr>
          <w:rFonts w:cs="Times New Roman"/>
          <w:sz w:val="17"/>
          <w:szCs w:val="17"/>
          <w:lang w:val="de-DE"/>
        </w:rPr>
      </w:pPr>
      <w:r w:rsidRPr="00F41E80">
        <w:rPr>
          <w:rFonts w:cs="Times New Roman"/>
          <w:sz w:val="17"/>
          <w:szCs w:val="17"/>
          <w:lang w:val="de-DE"/>
        </w:rPr>
        <w:t>Ji, Z., Lee, N., Frieske, R., et al. 2023, ACM Comput. Surv., 55, 248</w:t>
      </w:r>
    </w:p>
    <w:p w14:paraId="36E19D04" w14:textId="748D02FF" w:rsidR="007A6DC1" w:rsidRDefault="00F41E80">
      <w:pPr>
        <w:pStyle w:val="BodyA"/>
        <w:spacing w:after="20"/>
        <w:ind w:left="288" w:hanging="288"/>
        <w:rPr>
          <w:lang w:val="de-DE"/>
        </w:rPr>
      </w:pPr>
      <w:r w:rsidRPr="00F41E80">
        <w:rPr>
          <w:rFonts w:cs="Times New Roman"/>
          <w:sz w:val="17"/>
          <w:szCs w:val="17"/>
          <w:lang w:val="de-DE"/>
        </w:rPr>
        <w:t>Jiang, A. Q., Sablayrolles, A., Mensch, A., et al. 2023, arXiv:2310.06825</w:t>
      </w:r>
    </w:p>
    <w:p w14:paraId="08518583" w14:textId="77777777" w:rsidR="007A6DC1" w:rsidRDefault="00000000">
      <w:pPr>
        <w:pStyle w:val="BodyA"/>
        <w:spacing w:after="20"/>
        <w:ind w:left="288" w:hanging="288"/>
      </w:pPr>
      <w:r>
        <w:rPr>
          <w:sz w:val="17"/>
          <w:szCs w:val="17"/>
        </w:rPr>
        <w:t>Lewis, P., Perez, E., Piktus, A., et al. 2020, in Advances in Neural Information Processing Systems, Vol. 33 (Red Hook, NY: Curran Associates), 9459</w:t>
      </w:r>
    </w:p>
    <w:p w14:paraId="0D706A02"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McCallum, A., &amp; Nigam, K. 1998, in Learning for Text Categorization: Papers from the 1998 AAAI Workshop (Menlo Park, CA: AAAI Press), 41</w:t>
      </w:r>
    </w:p>
    <w:p w14:paraId="60615E37"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Meegan, C., Lichti, G., Bhat, P. N., et al. 2009, ApJ, 702, 791</w:t>
      </w:r>
    </w:p>
    <w:p w14:paraId="46689852"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Möller, A., Peloton, J., Ishida, E. E. O., et al. 2021, MNRAS, 501, 3272</w:t>
      </w:r>
    </w:p>
    <w:p w14:paraId="7E4FF6B0" w14:textId="35A8563C" w:rsidR="00F41E80" w:rsidRPr="00F41E80" w:rsidRDefault="00F41E80">
      <w:pPr>
        <w:pStyle w:val="BodyA"/>
        <w:spacing w:after="20"/>
        <w:ind w:left="288" w:hanging="288"/>
        <w:rPr>
          <w:rFonts w:cs="Times New Roman"/>
          <w:sz w:val="17"/>
          <w:szCs w:val="17"/>
        </w:rPr>
      </w:pPr>
      <w:r w:rsidRPr="00F41E80">
        <w:rPr>
          <w:rFonts w:cs="Times New Roman"/>
          <w:sz w:val="17"/>
          <w:szCs w:val="17"/>
        </w:rPr>
        <w:t>Nguyen, T. D., Ting, Y.-S., Ciucă, I., et al. 2023, arXiv:2309.06126</w:t>
      </w:r>
    </w:p>
    <w:p w14:paraId="3A640930"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Perkowski, E., Pan, R., Nguyen, T. D., et al. 2024, Res. Notes AAS, 8, 7</w:t>
      </w:r>
    </w:p>
    <w:p w14:paraId="75CFAFC7" w14:textId="2AC1390D" w:rsidR="00F41E80" w:rsidRPr="00F41E80" w:rsidRDefault="00F41E80">
      <w:pPr>
        <w:pStyle w:val="BodyA"/>
        <w:spacing w:after="20"/>
        <w:ind w:left="288" w:hanging="288"/>
        <w:rPr>
          <w:rFonts w:cs="Times New Roman"/>
          <w:sz w:val="17"/>
          <w:szCs w:val="17"/>
        </w:rPr>
      </w:pPr>
      <w:r w:rsidRPr="00F41E80">
        <w:rPr>
          <w:rFonts w:cs="Times New Roman"/>
          <w:sz w:val="17"/>
          <w:szCs w:val="17"/>
        </w:rPr>
        <w:t>Polak, M. P., &amp; Morgan, D. 2024, Nat. Commun., 15, 1569</w:t>
      </w:r>
    </w:p>
    <w:p w14:paraId="1A4FEA92" w14:textId="77777777" w:rsidR="00F41E80" w:rsidRPr="00F41E80" w:rsidRDefault="00F41E80">
      <w:pPr>
        <w:pStyle w:val="BodyA"/>
        <w:spacing w:after="20"/>
        <w:ind w:left="288" w:hanging="288"/>
        <w:rPr>
          <w:rFonts w:cs="Times New Roman"/>
          <w:sz w:val="17"/>
          <w:szCs w:val="17"/>
        </w:rPr>
      </w:pPr>
      <w:r w:rsidRPr="00F41E80">
        <w:rPr>
          <w:rFonts w:cs="Times New Roman"/>
          <w:sz w:val="17"/>
          <w:szCs w:val="17"/>
        </w:rPr>
        <w:t>Rutledge, R. E. 1998, PASP, 110, 754</w:t>
      </w:r>
    </w:p>
    <w:p w14:paraId="3B203F3F" w14:textId="06E6958B" w:rsidR="00F41E80" w:rsidRPr="00F41E80" w:rsidRDefault="00F41E80">
      <w:pPr>
        <w:pStyle w:val="BodyA"/>
        <w:spacing w:after="20"/>
        <w:ind w:left="288" w:hanging="288"/>
        <w:rPr>
          <w:rFonts w:cs="Times New Roman"/>
          <w:sz w:val="17"/>
          <w:szCs w:val="17"/>
        </w:rPr>
      </w:pPr>
      <w:r w:rsidRPr="00F41E80">
        <w:rPr>
          <w:rFonts w:cs="Times New Roman"/>
          <w:sz w:val="17"/>
          <w:szCs w:val="17"/>
        </w:rPr>
        <w:t>Scholak, T., Schucher, N., &amp; Bahdanau, D. 2021, arXiv:2109.05093</w:t>
      </w:r>
    </w:p>
    <w:p w14:paraId="3A7BAB03" w14:textId="5F271A9E" w:rsidR="007A6DC1" w:rsidRDefault="00F41E80">
      <w:pPr>
        <w:pStyle w:val="BodyA"/>
        <w:spacing w:after="20"/>
        <w:ind w:left="288" w:hanging="288"/>
      </w:pPr>
      <w:r w:rsidRPr="00F41E80">
        <w:rPr>
          <w:rFonts w:cs="Times New Roman"/>
          <w:sz w:val="17"/>
          <w:szCs w:val="17"/>
        </w:rPr>
        <w:t>Sharma, V., Agarwala, R., Racusin, J. L., et al. 2026, ApJS, 283, 30</w:t>
      </w:r>
    </w:p>
    <w:p w14:paraId="774DAAD0" w14:textId="77777777" w:rsidR="00F41E80" w:rsidRPr="00F41E80" w:rsidRDefault="00F41E80">
      <w:pPr>
        <w:pStyle w:val="BodyA"/>
        <w:spacing w:after="20"/>
        <w:ind w:left="288" w:hanging="288"/>
        <w:rPr>
          <w:rFonts w:cs="Times New Roman"/>
          <w:sz w:val="17"/>
          <w:szCs w:val="17"/>
          <w:lang w:val="nl-NL"/>
        </w:rPr>
      </w:pPr>
      <w:r w:rsidRPr="00F41E80">
        <w:rPr>
          <w:rFonts w:cs="Times New Roman"/>
          <w:sz w:val="17"/>
          <w:szCs w:val="17"/>
          <w:lang w:val="nl-NL"/>
        </w:rPr>
        <w:t>Sotnikov, V., &amp; Chaikova, A. 2023, Galaxies, 11, 63</w:t>
      </w:r>
    </w:p>
    <w:p w14:paraId="5F230066" w14:textId="77777777" w:rsidR="00F41E80" w:rsidRPr="00F41E80" w:rsidRDefault="00F41E80">
      <w:pPr>
        <w:pStyle w:val="BodyA"/>
        <w:spacing w:after="20"/>
        <w:ind w:left="288" w:hanging="288"/>
        <w:rPr>
          <w:rFonts w:cs="Times New Roman"/>
          <w:sz w:val="17"/>
          <w:szCs w:val="17"/>
          <w:lang w:val="nl-NL"/>
        </w:rPr>
      </w:pPr>
      <w:r w:rsidRPr="00F41E80">
        <w:rPr>
          <w:rFonts w:cs="Times New Roman"/>
          <w:sz w:val="17"/>
          <w:szCs w:val="17"/>
          <w:lang w:val="nl-NL"/>
        </w:rPr>
        <w:t>Tam, Z. R., Wu, C.-K., Tsai, Y.-L., et al. 2024, arXiv:2408.02442</w:t>
      </w:r>
    </w:p>
    <w:p w14:paraId="355C6350" w14:textId="5CD3207F" w:rsidR="007A6DC1" w:rsidRDefault="00F41E80">
      <w:pPr>
        <w:pStyle w:val="BodyA"/>
        <w:spacing w:after="20"/>
        <w:ind w:left="288" w:hanging="288"/>
        <w:rPr>
          <w:lang w:val="nl-NL"/>
        </w:rPr>
      </w:pPr>
      <w:r w:rsidRPr="00F41E80">
        <w:rPr>
          <w:rFonts w:cs="Times New Roman"/>
          <w:sz w:val="17"/>
          <w:szCs w:val="17"/>
          <w:lang w:val="nl-NL"/>
        </w:rPr>
        <w:t>van der Walt, S., Crellin-Quick, A., &amp; Bloom, J. S. 2019, JOSS, 4, 1247</w:t>
      </w:r>
    </w:p>
    <w:p w14:paraId="16348C27" w14:textId="77777777" w:rsidR="00F41E80" w:rsidRPr="00F41E80" w:rsidRDefault="00000000">
      <w:pPr>
        <w:pStyle w:val="BodyA"/>
        <w:spacing w:after="20"/>
        <w:ind w:left="288" w:hanging="288"/>
        <w:rPr>
          <w:lang w:val="fr-FR"/>
        </w:rPr>
      </w:pPr>
      <w:r>
        <w:rPr>
          <w:sz w:val="17"/>
          <w:szCs w:val="17"/>
          <w:lang w:val="fr-FR"/>
        </w:rPr>
        <w:t>Willard, B. T., &amp; Louf, R. 2023, arXiv:2307.09702</w:t>
      </w:r>
    </w:p>
    <w:p w14:paraId="345ACA02" w14:textId="78F16ED5" w:rsidR="007A6DC1" w:rsidRDefault="00F41E80">
      <w:pPr>
        <w:pStyle w:val="BodyA"/>
        <w:spacing w:after="20"/>
        <w:ind w:left="288" w:hanging="288"/>
        <w:rPr>
          <w:lang w:val="fr-FR"/>
        </w:rPr>
      </w:pPr>
      <w:r w:rsidRPr="00F41E80">
        <w:rPr>
          <w:lang w:val="fr-FR"/>
        </w:rPr>
        <w:t>Zhou, J., Lu, T., Mishra, S., et al. 2023, arXiv:2311.07911</w:t>
      </w:r>
    </w:p>
    <w:p w14:paraId="1A046F51" w14:textId="77777777" w:rsidR="007A6DC1" w:rsidRDefault="00000000">
      <w:pPr>
        <w:pStyle w:val="BodyA"/>
        <w:spacing w:before="180" w:after="60"/>
        <w:rPr>
          <w:lang w:val="da-DK"/>
        </w:rPr>
      </w:pPr>
      <w:r>
        <w:rPr>
          <w:b/>
          <w:bCs/>
          <w:sz w:val="21"/>
          <w:szCs w:val="21"/>
          <w:lang w:val="da-DK"/>
        </w:rPr>
        <w:lastRenderedPageBreak/>
        <w:t>Appendix A</w:t>
      </w:r>
    </w:p>
    <w:p w14:paraId="372F3FEE" w14:textId="77777777" w:rsidR="007A6DC1" w:rsidRDefault="00000000">
      <w:pPr>
        <w:pStyle w:val="BodyA"/>
        <w:spacing w:before="40"/>
        <w:jc w:val="both"/>
      </w:pPr>
      <w:r>
        <w:rPr>
          <w:b/>
          <w:bCs/>
        </w:rPr>
        <w:t>Grammar Bounding</w:t>
      </w:r>
    </w:p>
    <w:p w14:paraId="2AB46E92" w14:textId="37253365" w:rsidR="004248BE" w:rsidRPr="00202A9C" w:rsidRDefault="00000000">
      <w:pPr>
        <w:pStyle w:val="BodyA"/>
        <w:spacing w:before="20"/>
        <w:ind w:firstLine="288"/>
        <w:jc w:val="both"/>
      </w:pPr>
      <w:r>
        <w:rPr>
          <w:sz w:val="18"/>
          <w:szCs w:val="18"/>
        </w:rPr>
        <w:t xml:space="preserve">The grammar passed to the llama.cpp server is a bounded derivation of the CircularExtraction JSON Schema. Table 5 records the reduction. Beyond field pruning, </w:t>
      </w:r>
      <w:r w:rsidR="00B85E9A" w:rsidRPr="00B85E9A">
        <w:rPr>
          <w:rFonts w:cs="Times New Roman"/>
          <w:sz w:val="18"/>
          <w:szCs w:val="18"/>
        </w:rPr>
        <w:t>we cap array lengths (maxItems: photometry 15, time_offsets 10) and string lengths</w:t>
      </w:r>
      <w:r>
        <w:rPr>
          <w:sz w:val="18"/>
          <w:szCs w:val="18"/>
        </w:rPr>
        <w:t xml:space="preserve"> (maxLength 128), and a hard generation limit (max_tokens 2048) provides a final backstop. Together these bound the grammar in all three dimensions—arrays, objects, and strings, each of which a small model will otherwise exploit until it exhausts the token budget.</w:t>
      </w:r>
    </w:p>
    <w:p w14:paraId="431F8050" w14:textId="270CD61B" w:rsidR="004248BE" w:rsidRPr="00202A9C" w:rsidRDefault="004248BE" w:rsidP="00202A9C">
      <w:pPr>
        <w:jc w:val="center"/>
        <w:rPr>
          <w:rFonts w:cs="Arial Unicode MS"/>
          <w:color w:val="000000"/>
          <w:sz w:val="19"/>
          <w:szCs w:val="19"/>
          <w:u w:color="000000"/>
          <w14:textOutline w14:w="12700" w14:cap="flat" w14:cmpd="sng" w14:algn="ctr">
            <w14:noFill/>
            <w14:prstDash w14:val="solid"/>
            <w14:miter w14:lim="400000"/>
          </w14:textOutline>
        </w:rPr>
      </w:pPr>
      <w:r w:rsidRPr="00202A9C">
        <w:rPr>
          <w:b/>
          <w:bCs/>
          <w:sz w:val="19"/>
          <w:szCs w:val="19"/>
          <w:lang w:val="fr-FR"/>
        </w:rPr>
        <w:t xml:space="preserve">Table </w:t>
      </w:r>
      <w:r w:rsidRPr="00202A9C">
        <w:rPr>
          <w:b/>
          <w:bCs/>
          <w:sz w:val="19"/>
          <w:szCs w:val="19"/>
        </w:rPr>
        <w:t>5</w:t>
      </w:r>
    </w:p>
    <w:tbl>
      <w:tblPr>
        <w:tblpPr w:leftFromText="180" w:rightFromText="180" w:vertAnchor="page" w:horzAnchor="margin" w:tblpY="3781"/>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1605"/>
        <w:gridCol w:w="1605"/>
        <w:gridCol w:w="1604"/>
      </w:tblGrid>
      <w:tr w:rsidR="00202A9C" w14:paraId="4ADB186B" w14:textId="77777777" w:rsidTr="00202A9C">
        <w:trPr>
          <w:trHeight w:val="318"/>
        </w:trPr>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9F77FF" w14:textId="77777777" w:rsidR="00202A9C" w:rsidRDefault="00202A9C" w:rsidP="00202A9C">
            <w:pPr>
              <w:pStyle w:val="BodyA"/>
            </w:pPr>
            <w:r>
              <w:rPr>
                <w:b/>
                <w:bCs/>
                <w:sz w:val="17"/>
                <w:szCs w:val="17"/>
              </w:rPr>
              <w:t>Quantity</w:t>
            </w:r>
          </w:p>
        </w:tc>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CB37C6" w14:textId="77777777" w:rsidR="00202A9C" w:rsidRDefault="00202A9C" w:rsidP="00202A9C">
            <w:pPr>
              <w:pStyle w:val="BodyA"/>
              <w:jc w:val="center"/>
            </w:pPr>
            <w:r>
              <w:rPr>
                <w:b/>
                <w:bCs/>
                <w:sz w:val="17"/>
                <w:szCs w:val="17"/>
              </w:rPr>
              <w:t>Full schema</w:t>
            </w:r>
          </w:p>
        </w:tc>
        <w:tc>
          <w:tcPr>
            <w:tcW w:w="1666"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275B01" w14:textId="77777777" w:rsidR="00202A9C" w:rsidRDefault="00202A9C" w:rsidP="00202A9C">
            <w:pPr>
              <w:pStyle w:val="BodyA"/>
              <w:jc w:val="center"/>
            </w:pPr>
            <w:r>
              <w:rPr>
                <w:b/>
                <w:bCs/>
                <w:sz w:val="17"/>
                <w:szCs w:val="17"/>
              </w:rPr>
              <w:t>Grammar (lean)</w:t>
            </w:r>
          </w:p>
        </w:tc>
      </w:tr>
      <w:tr w:rsidR="00202A9C" w14:paraId="70111E89" w14:textId="77777777" w:rsidTr="00202A9C">
        <w:trPr>
          <w:trHeight w:val="24"/>
        </w:trPr>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449FA8" w14:textId="77777777" w:rsidR="00202A9C" w:rsidRDefault="00202A9C" w:rsidP="00202A9C">
            <w:pPr>
              <w:pStyle w:val="BodyA"/>
            </w:pPr>
            <w:r>
              <w:rPr>
                <w:sz w:val="17"/>
                <w:szCs w:val="17"/>
              </w:rPr>
              <w:t>Serialized size (chars)</w:t>
            </w:r>
          </w:p>
        </w:tc>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ADC141" w14:textId="77777777" w:rsidR="00202A9C" w:rsidRDefault="00202A9C" w:rsidP="00202A9C">
            <w:pPr>
              <w:pStyle w:val="BodyA"/>
              <w:jc w:val="center"/>
            </w:pPr>
            <w:r>
              <w:rPr>
                <w:sz w:val="17"/>
                <w:szCs w:val="17"/>
              </w:rPr>
              <w:t>21,350</w:t>
            </w:r>
          </w:p>
        </w:tc>
        <w:tc>
          <w:tcPr>
            <w:tcW w:w="1666"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DBB08D" w14:textId="77777777" w:rsidR="00202A9C" w:rsidRDefault="00202A9C" w:rsidP="00202A9C">
            <w:pPr>
              <w:pStyle w:val="BodyA"/>
              <w:jc w:val="center"/>
            </w:pPr>
            <w:r>
              <w:rPr>
                <w:sz w:val="17"/>
                <w:szCs w:val="17"/>
              </w:rPr>
              <w:t>5,786</w:t>
            </w:r>
          </w:p>
        </w:tc>
      </w:tr>
      <w:tr w:rsidR="00202A9C" w14:paraId="1538A7B6" w14:textId="77777777" w:rsidTr="00202A9C">
        <w:trPr>
          <w:trHeight w:val="24"/>
        </w:trPr>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CD5DC9" w14:textId="77777777" w:rsidR="00202A9C" w:rsidRDefault="00202A9C" w:rsidP="00202A9C">
            <w:pPr>
              <w:pStyle w:val="BodyA"/>
            </w:pPr>
            <w:r>
              <w:rPr>
                <w:sz w:val="17"/>
                <w:szCs w:val="17"/>
              </w:rPr>
              <w:t>Schema definitions ($defs)</w:t>
            </w:r>
          </w:p>
        </w:tc>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93D723" w14:textId="77777777" w:rsidR="00202A9C" w:rsidRDefault="00202A9C" w:rsidP="00202A9C">
            <w:pPr>
              <w:pStyle w:val="BodyA"/>
              <w:jc w:val="center"/>
            </w:pPr>
            <w:r>
              <w:rPr>
                <w:sz w:val="17"/>
                <w:szCs w:val="17"/>
              </w:rPr>
              <w:t>13</w:t>
            </w:r>
          </w:p>
        </w:tc>
        <w:tc>
          <w:tcPr>
            <w:tcW w:w="1666"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B141DD" w14:textId="77777777" w:rsidR="00202A9C" w:rsidRDefault="00202A9C" w:rsidP="00202A9C">
            <w:pPr>
              <w:pStyle w:val="BodyA"/>
              <w:jc w:val="center"/>
            </w:pPr>
            <w:r>
              <w:rPr>
                <w:sz w:val="17"/>
                <w:szCs w:val="17"/>
              </w:rPr>
              <w:t>6</w:t>
            </w:r>
          </w:p>
        </w:tc>
      </w:tr>
      <w:tr w:rsidR="00202A9C" w14:paraId="5AA2E19C" w14:textId="77777777" w:rsidTr="00202A9C">
        <w:trPr>
          <w:trHeight w:val="99"/>
        </w:trPr>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869E4D" w14:textId="77777777" w:rsidR="00202A9C" w:rsidRDefault="00202A9C" w:rsidP="00202A9C">
            <w:pPr>
              <w:pStyle w:val="BodyA"/>
            </w:pPr>
            <w:r>
              <w:rPr>
                <w:sz w:val="17"/>
                <w:szCs w:val="17"/>
              </w:rPr>
              <w:t>PhotometryExt fields</w:t>
            </w:r>
          </w:p>
        </w:tc>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3B7C0" w14:textId="77777777" w:rsidR="00202A9C" w:rsidRDefault="00202A9C" w:rsidP="00202A9C">
            <w:pPr>
              <w:pStyle w:val="BodyA"/>
              <w:jc w:val="center"/>
            </w:pPr>
            <w:r>
              <w:rPr>
                <w:sz w:val="17"/>
                <w:szCs w:val="17"/>
              </w:rPr>
              <w:t>18</w:t>
            </w:r>
          </w:p>
        </w:tc>
        <w:tc>
          <w:tcPr>
            <w:tcW w:w="1666"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5D4166" w14:textId="77777777" w:rsidR="00202A9C" w:rsidRDefault="00202A9C" w:rsidP="00202A9C">
            <w:pPr>
              <w:pStyle w:val="BodyA"/>
              <w:jc w:val="center"/>
            </w:pPr>
            <w:r>
              <w:rPr>
                <w:sz w:val="17"/>
                <w:szCs w:val="17"/>
              </w:rPr>
              <w:t>7</w:t>
            </w:r>
          </w:p>
        </w:tc>
      </w:tr>
      <w:tr w:rsidR="00202A9C" w14:paraId="2B8EFFE8" w14:textId="77777777" w:rsidTr="00202A9C">
        <w:trPr>
          <w:trHeight w:val="24"/>
        </w:trPr>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B60BBE" w14:textId="77777777" w:rsidR="00202A9C" w:rsidRDefault="00202A9C" w:rsidP="00202A9C">
            <w:pPr>
              <w:pStyle w:val="BodyA"/>
            </w:pPr>
            <w:r>
              <w:rPr>
                <w:sz w:val="17"/>
                <w:szCs w:val="17"/>
              </w:rPr>
              <w:t>Localization fields</w:t>
            </w:r>
          </w:p>
        </w:tc>
        <w:tc>
          <w:tcPr>
            <w:tcW w:w="166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ED4B59" w14:textId="77777777" w:rsidR="00202A9C" w:rsidRDefault="00202A9C" w:rsidP="00202A9C">
            <w:pPr>
              <w:pStyle w:val="BodyA"/>
              <w:jc w:val="center"/>
            </w:pPr>
            <w:r>
              <w:rPr>
                <w:sz w:val="17"/>
                <w:szCs w:val="17"/>
              </w:rPr>
              <w:t>9</w:t>
            </w:r>
          </w:p>
        </w:tc>
        <w:tc>
          <w:tcPr>
            <w:tcW w:w="1666"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04835" w14:textId="77777777" w:rsidR="00202A9C" w:rsidRDefault="00202A9C" w:rsidP="00202A9C">
            <w:pPr>
              <w:pStyle w:val="BodyA"/>
              <w:jc w:val="center"/>
            </w:pPr>
            <w:r>
              <w:rPr>
                <w:sz w:val="17"/>
                <w:szCs w:val="17"/>
              </w:rPr>
              <w:t>2</w:t>
            </w:r>
          </w:p>
        </w:tc>
      </w:tr>
    </w:tbl>
    <w:p w14:paraId="2A8A4CF0" w14:textId="27FC3B47" w:rsidR="004248BE" w:rsidRDefault="00202A9C" w:rsidP="004248BE">
      <w:pPr>
        <w:pStyle w:val="BodyA"/>
        <w:spacing w:after="80"/>
        <w:jc w:val="center"/>
      </w:pPr>
      <w:r>
        <w:rPr>
          <w:i/>
          <w:iCs/>
          <w:sz w:val="17"/>
          <w:szCs w:val="17"/>
        </w:rPr>
        <w:t xml:space="preserve"> </w:t>
      </w:r>
      <w:r w:rsidR="004248BE">
        <w:rPr>
          <w:i/>
          <w:iCs/>
          <w:sz w:val="17"/>
          <w:szCs w:val="17"/>
        </w:rPr>
        <w:t>Schema reduction for grammar-constrained decoding.</w:t>
      </w:r>
    </w:p>
    <w:p w14:paraId="32FA3066" w14:textId="77777777" w:rsidR="004248BE" w:rsidRDefault="004248BE">
      <w:pPr>
        <w:pStyle w:val="BodyA"/>
        <w:spacing w:before="20"/>
        <w:ind w:firstLine="288"/>
        <w:jc w:val="both"/>
      </w:pPr>
    </w:p>
    <w:p w14:paraId="18AF54A9" w14:textId="77777777" w:rsidR="007A6DC1" w:rsidRDefault="007A6DC1" w:rsidP="004248BE">
      <w:pPr>
        <w:pStyle w:val="BodyA"/>
        <w:widowControl w:val="0"/>
        <w:spacing w:after="80"/>
      </w:pPr>
    </w:p>
    <w:sectPr w:rsidR="007A6DC1">
      <w:type w:val="continuous"/>
      <w:pgSz w:w="12240" w:h="15840"/>
      <w:pgMar w:top="1080" w:right="1080" w:bottom="1080" w:left="1080" w:header="720" w:footer="720" w:gutter="0"/>
      <w:cols w:num="2" w:space="43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Matthew Phillips" w:date="2026-07-17T23:06:00Z" w:initials="MP">
    <w:p w14:paraId="396841B1" w14:textId="77777777" w:rsidR="00FE07E8" w:rsidRDefault="00FE07E8" w:rsidP="00FE07E8">
      <w:pPr>
        <w:pStyle w:val="CommentText"/>
      </w:pPr>
      <w:r>
        <w:rPr>
          <w:rStyle w:val="CommentReference"/>
        </w:rPr>
        <w:annotationRef/>
      </w:r>
      <w:r>
        <w:t>You don’t provide any analysis to support this claim.  If you can actually show this, it might improve the paper.</w:t>
      </w:r>
    </w:p>
  </w:comment>
  <w:comment w:id="119" w:author="Matthew Phillips" w:date="2026-07-19T19:40:00Z" w:initials="MP">
    <w:p w14:paraId="72FAF8E5" w14:textId="77777777" w:rsidR="00122B4E" w:rsidRDefault="00122B4E" w:rsidP="00122B4E">
      <w:pPr>
        <w:pStyle w:val="CommentText"/>
      </w:pPr>
      <w:r>
        <w:rPr>
          <w:rStyle w:val="CommentReference"/>
        </w:rPr>
        <w:annotationRef/>
      </w:r>
      <w:r>
        <w:t>You really need a concrete example of what this looks like.  An original Circular, and the JSON output, and perhaps the gcn-schema intermediate step if there is one.  It’s okay to truncate and not show the whole thing, but you need a Figure 1 that does this.  Having a Figure 1 which is an example like this is absolutely standard.</w:t>
      </w:r>
    </w:p>
  </w:comment>
  <w:comment w:id="120" w:author="Matthew Phillips" w:date="2026-07-19T19:46:00Z" w:initials="MP">
    <w:p w14:paraId="1537084F" w14:textId="77777777" w:rsidR="006561B1" w:rsidRDefault="006561B1" w:rsidP="006561B1">
      <w:pPr>
        <w:pStyle w:val="CommentText"/>
      </w:pPr>
      <w:r>
        <w:rPr>
          <w:rStyle w:val="CommentReference"/>
        </w:rPr>
        <w:annotationRef/>
      </w:r>
      <w:r>
        <w:t>The need for changes like this is a key reason to save all the difficult formatting to the end!</w:t>
      </w:r>
    </w:p>
  </w:comment>
  <w:comment w:id="130" w:author="Matthew Phillips" w:date="2026-07-19T19:58:00Z" w:initials="MP">
    <w:p w14:paraId="225F7558" w14:textId="77777777" w:rsidR="00435B36" w:rsidRDefault="00435B36" w:rsidP="00435B36">
      <w:pPr>
        <w:pStyle w:val="CommentText"/>
      </w:pPr>
      <w:r>
        <w:rPr>
          <w:rStyle w:val="CommentReference"/>
        </w:rPr>
        <w:annotationRef/>
      </w:r>
      <w:r>
        <w:t>It’s not clear what “greedy matching” is</w:t>
      </w:r>
    </w:p>
  </w:comment>
  <w:comment w:id="136" w:author="Matthew Phillips" w:date="2026-07-19T20:01:00Z" w:initials="MP">
    <w:p w14:paraId="41D2554A" w14:textId="77777777" w:rsidR="00435B36" w:rsidRDefault="00435B36" w:rsidP="00435B36">
      <w:pPr>
        <w:pStyle w:val="CommentText"/>
      </w:pPr>
      <w:r>
        <w:rPr>
          <w:rStyle w:val="CommentReference"/>
        </w:rPr>
        <w:annotationRef/>
      </w:r>
      <w:r>
        <w:t>It is very weird to use the phrase “non zero gold support” here.  I understand exactly what is meant, but it reads like it was generated by AI.</w:t>
      </w:r>
    </w:p>
  </w:comment>
  <w:comment w:id="137" w:author="Matthew Phillips" w:date="2026-07-19T20:07:00Z" w:initials="MP">
    <w:p w14:paraId="21960831" w14:textId="77777777" w:rsidR="00703B2D" w:rsidRDefault="00703B2D" w:rsidP="00703B2D">
      <w:pPr>
        <w:pStyle w:val="CommentText"/>
      </w:pPr>
      <w:r>
        <w:rPr>
          <w:rStyle w:val="CommentReference"/>
        </w:rPr>
        <w:annotationRef/>
      </w:r>
      <w:r>
        <w:t>Also frankly I don’t believe that there are only three terms--”nonzero gold support” means other terms don’t even occur once, and I don’t believe it.</w:t>
      </w:r>
    </w:p>
  </w:comment>
  <w:comment w:id="144" w:author="Matthew Phillips" w:date="2026-07-19T20:14:00Z" w:initials="MP">
    <w:p w14:paraId="459D5CC3" w14:textId="77777777" w:rsidR="00703B2D" w:rsidRDefault="00703B2D" w:rsidP="00703B2D">
      <w:pPr>
        <w:pStyle w:val="CommentText"/>
      </w:pPr>
      <w:r>
        <w:rPr>
          <w:rStyle w:val="CommentReference"/>
        </w:rPr>
        <w:annotationRef/>
      </w:r>
      <w:r>
        <w:t>Like I said, delete this whole sentence.  You should explain why “Telescope name” is n/a for this method.</w:t>
      </w:r>
    </w:p>
  </w:comment>
  <w:comment w:id="145" w:author="Matthew Phillips" w:date="2026-07-19T20:15:00Z" w:initials="MP">
    <w:p w14:paraId="705DE9D3" w14:textId="77777777" w:rsidR="00703B2D" w:rsidRDefault="00703B2D" w:rsidP="00703B2D">
      <w:pPr>
        <w:pStyle w:val="CommentText"/>
      </w:pPr>
      <w:r>
        <w:rPr>
          <w:rStyle w:val="CommentReference"/>
        </w:rPr>
        <w:annotationRef/>
      </w:r>
      <w:r>
        <w:t>You could also offer a general explanation as to why even your regex results are better, or explicitly say “we explain this in section 3”.</w:t>
      </w:r>
    </w:p>
  </w:comment>
  <w:comment w:id="146" w:author="Matthew Phillips" w:date="2026-07-19T20:10:00Z" w:initials="MP">
    <w:p w14:paraId="659700CB" w14:textId="77777777" w:rsidR="00703B2D" w:rsidRDefault="00703B2D" w:rsidP="00703B2D">
      <w:pPr>
        <w:pStyle w:val="CommentText"/>
      </w:pPr>
      <w:r>
        <w:rPr>
          <w:rStyle w:val="CommentReference"/>
        </w:rPr>
        <w:annotationRef/>
      </w:r>
      <w:r>
        <w:t>It is so obvious AI wrote this sentence!!  You really need to work hard to make sure every sentence of a paper is in your own voice.</w:t>
      </w:r>
    </w:p>
  </w:comment>
  <w:comment w:id="147" w:author="Matthew Phillips" w:date="2026-07-19T20:11:00Z" w:initials="MP">
    <w:p w14:paraId="45296CD1" w14:textId="77777777" w:rsidR="00703B2D" w:rsidRDefault="00703B2D" w:rsidP="00703B2D">
      <w:pPr>
        <w:pStyle w:val="CommentText"/>
      </w:pPr>
      <w:r>
        <w:rPr>
          <w:rStyle w:val="CommentReference"/>
        </w:rPr>
        <w:annotationRef/>
      </w:r>
      <w:r>
        <w:t>For one thing it just doesn’t make any sense.  How is your better result a “calibration”?  I would just delete this whole sentence.</w:t>
      </w:r>
    </w:p>
  </w:comment>
  <w:comment w:id="165" w:author="Matthew Phillips" w:date="2026-07-19T20:26:00Z" w:initials="MP">
    <w:p w14:paraId="46E9CC95" w14:textId="77777777" w:rsidR="00196D13" w:rsidRDefault="00196D13" w:rsidP="00196D13">
      <w:pPr>
        <w:pStyle w:val="CommentText"/>
      </w:pPr>
      <w:r>
        <w:rPr>
          <w:rStyle w:val="CommentReference"/>
        </w:rPr>
        <w:annotationRef/>
      </w:r>
      <w:r>
        <w:t>Make this a different font, ideally a monospace font like Courier, for readability</w:t>
      </w:r>
    </w:p>
  </w:comment>
  <w:comment w:id="166" w:author="Matthew Phillips" w:date="2026-07-19T20:26:00Z" w:initials="MP">
    <w:p w14:paraId="28BCA4BC" w14:textId="77777777" w:rsidR="00196D13" w:rsidRDefault="00196D13" w:rsidP="00196D13">
      <w:pPr>
        <w:pStyle w:val="CommentText"/>
      </w:pPr>
      <w:r>
        <w:rPr>
          <w:rStyle w:val="CommentReference"/>
        </w:rPr>
        <w:annotationRef/>
      </w:r>
      <w:r>
        <w:t>Option to what?  Say where the option (argument) is supplied.</w:t>
      </w:r>
    </w:p>
  </w:comment>
  <w:comment w:id="170" w:author="Matthew Phillips" w:date="2026-07-19T21:12:00Z" w:initials="MP">
    <w:p w14:paraId="10DBB750" w14:textId="77777777" w:rsidR="00051959" w:rsidRDefault="00051959" w:rsidP="00051959">
      <w:pPr>
        <w:pStyle w:val="CommentText"/>
      </w:pPr>
      <w:r>
        <w:rPr>
          <w:rStyle w:val="CommentReference"/>
        </w:rPr>
        <w:annotationRef/>
      </w:r>
      <w:r>
        <w:t>“rambling within one value”?  It’s not clear to me what this means</w:t>
      </w:r>
    </w:p>
  </w:comment>
  <w:comment w:id="176" w:author="Matthew Phillips" w:date="2026-07-19T21:20:00Z" w:initials="MP">
    <w:p w14:paraId="0F0576FB" w14:textId="77777777" w:rsidR="00051959" w:rsidRDefault="00051959" w:rsidP="00051959">
      <w:pPr>
        <w:pStyle w:val="CommentText"/>
      </w:pPr>
      <w:r>
        <w:rPr>
          <w:rStyle w:val="CommentReference"/>
        </w:rPr>
        <w:annotationRef/>
      </w:r>
      <w:r>
        <w:t>You should show this.  Show actual numbers for the proportion of false negatives that are due to non-emitted redshifts vs. due to incorrectly extracted redshifts, in the Sha26 model.</w:t>
      </w:r>
    </w:p>
  </w:comment>
  <w:comment w:id="177" w:author="Matthew Phillips" w:date="2026-07-19T21:21:00Z" w:initials="MP">
    <w:p w14:paraId="20DA80FA" w14:textId="77777777" w:rsidR="00E96ECC" w:rsidRDefault="00E96ECC" w:rsidP="00E96ECC">
      <w:pPr>
        <w:pStyle w:val="CommentText"/>
      </w:pPr>
      <w:r>
        <w:rPr>
          <w:rStyle w:val="CommentReference"/>
        </w:rPr>
        <w:annotationRef/>
      </w:r>
      <w:r>
        <w:t>Again, show this quantitatively.</w:t>
      </w:r>
    </w:p>
  </w:comment>
  <w:comment w:id="181" w:author="Matthew Phillips" w:date="2026-07-19T21:22:00Z" w:initials="MP">
    <w:p w14:paraId="6BEA0E2B" w14:textId="77777777" w:rsidR="00E96ECC" w:rsidRDefault="00E96ECC" w:rsidP="00E96ECC">
      <w:pPr>
        <w:pStyle w:val="CommentText"/>
      </w:pPr>
      <w:r>
        <w:rPr>
          <w:rStyle w:val="CommentReference"/>
        </w:rPr>
        <w:annotationRef/>
      </w:r>
      <w:r>
        <w:t>97.2% what?  I am guessing accuracy, but be sure to put the correct value here.</w:t>
      </w:r>
    </w:p>
  </w:comment>
  <w:comment w:id="188" w:author="Matthew Phillips" w:date="2026-07-19T21:39:00Z" w:initials="MP">
    <w:p w14:paraId="5DC86292" w14:textId="77777777" w:rsidR="0070668D" w:rsidRDefault="0070668D" w:rsidP="0070668D">
      <w:pPr>
        <w:pStyle w:val="CommentText"/>
      </w:pPr>
      <w:r>
        <w:rPr>
          <w:rStyle w:val="CommentReference"/>
        </w:rPr>
        <w:annotationRef/>
      </w:r>
      <w:r>
        <w:t>What about Telescope Name??</w:t>
      </w:r>
    </w:p>
  </w:comment>
  <w:comment w:id="189" w:author="Matthew Phillips" w:date="2026-07-19T21:38:00Z" w:initials="MP">
    <w:p w14:paraId="72E4A448" w14:textId="77777777" w:rsidR="0070668D" w:rsidRDefault="0070668D" w:rsidP="0070668D">
      <w:pPr>
        <w:pStyle w:val="CommentText"/>
      </w:pPr>
      <w:r>
        <w:rPr>
          <w:rStyle w:val="CommentReference"/>
        </w:rPr>
        <w:annotationRef/>
      </w:r>
      <w:r>
        <w:t>This sentence reads very much like AI.</w:t>
      </w:r>
    </w:p>
  </w:comment>
  <w:comment w:id="190" w:author="Matthew Phillips" w:date="2026-07-19T21:40:00Z" w:initials="MP">
    <w:p w14:paraId="6E0F707A" w14:textId="77777777" w:rsidR="0070668D" w:rsidRDefault="0070668D" w:rsidP="0070668D">
      <w:pPr>
        <w:pStyle w:val="CommentText"/>
      </w:pPr>
      <w:r>
        <w:rPr>
          <w:rStyle w:val="CommentReference"/>
        </w:rPr>
        <w:annotationRef/>
      </w:r>
      <w:r>
        <w:t>It is overall not completely clear why constrained Mistral does worse than regex and worse than Sha26, please explain better.</w:t>
      </w:r>
    </w:p>
  </w:comment>
  <w:comment w:id="191" w:author="Matthew Phillips" w:date="2026-07-19T21:44:00Z" w:initials="MP">
    <w:p w14:paraId="22F29CE4" w14:textId="77777777" w:rsidR="009F3E71" w:rsidRDefault="009F3E71" w:rsidP="009F3E71">
      <w:pPr>
        <w:pStyle w:val="CommentText"/>
      </w:pPr>
      <w:r>
        <w:rPr>
          <w:rStyle w:val="CommentReference"/>
        </w:rPr>
        <w:annotationRef/>
      </w:r>
      <w:r>
        <w:t>The bottom panel of this figure doesn’t seem necessary.  Maybe replace it with a panel that shows cost/latency per model.</w:t>
      </w:r>
    </w:p>
  </w:comment>
  <w:comment w:id="192" w:author="Matthew Phillips" w:date="2026-07-19T21:45:00Z" w:initials="MP">
    <w:p w14:paraId="2FD429D5" w14:textId="77777777" w:rsidR="009F3E71" w:rsidRDefault="009F3E71" w:rsidP="009F3E71">
      <w:pPr>
        <w:pStyle w:val="CommentText"/>
      </w:pPr>
      <w:r>
        <w:rPr>
          <w:rStyle w:val="CommentReference"/>
        </w:rPr>
        <w:annotationRef/>
      </w:r>
      <w:r>
        <w:t>This is *very* hard to understand.  Start a new sentence and write it more clearly, maybe spell things out a little more.</w:t>
      </w:r>
    </w:p>
  </w:comment>
  <w:comment w:id="206" w:author="Matthew Phillips" w:date="2026-07-19T21:47:00Z" w:initials="MP">
    <w:p w14:paraId="4457B7CD" w14:textId="77777777" w:rsidR="009F3E71" w:rsidRDefault="009F3E71" w:rsidP="009F3E71">
      <w:pPr>
        <w:pStyle w:val="CommentText"/>
      </w:pPr>
      <w:r>
        <w:rPr>
          <w:rStyle w:val="CommentReference"/>
        </w:rPr>
        <w:annotationRef/>
      </w:r>
      <w:r>
        <w:t>You’ve used this word twice, does your audience know what it means?</w:t>
      </w:r>
    </w:p>
  </w:comment>
  <w:comment w:id="213" w:author="Matthew Phillips" w:date="2026-07-19T21:57:00Z" w:initials="MP">
    <w:p w14:paraId="45E328A6" w14:textId="77777777" w:rsidR="003D4AF9" w:rsidRDefault="003D4AF9" w:rsidP="003D4AF9">
      <w:pPr>
        <w:pStyle w:val="CommentText"/>
      </w:pPr>
      <w:r>
        <w:rPr>
          <w:rStyle w:val="CommentReference"/>
        </w:rPr>
        <w:annotationRef/>
      </w:r>
      <w:r>
        <w:t>Once again, this kind of weird prose, “abstaining on Circulars carrying no … over-fire” feels like AI slop.</w:t>
      </w:r>
    </w:p>
  </w:comment>
  <w:comment w:id="216" w:author="Matthew Phillips" w:date="2026-07-19T21:58:00Z" w:initials="MP">
    <w:p w14:paraId="1B2FA7E5" w14:textId="7CE48246" w:rsidR="003D4AF9" w:rsidRDefault="003D4AF9" w:rsidP="003D4AF9">
      <w:pPr>
        <w:pStyle w:val="CommentText"/>
      </w:pPr>
      <w:r>
        <w:rPr>
          <w:rStyle w:val="CommentReference"/>
        </w:rPr>
        <w:annotationRef/>
      </w:r>
      <w:r>
        <w:t>I tried to rephrase here, I’m not sure if this is right though.</w:t>
      </w:r>
    </w:p>
  </w:comment>
  <w:comment w:id="220" w:author="Matthew Phillips" w:date="2026-07-19T22:02:00Z" w:initials="MP">
    <w:p w14:paraId="78EC57A6" w14:textId="77777777" w:rsidR="005236F2" w:rsidRDefault="005236F2" w:rsidP="005236F2">
      <w:pPr>
        <w:pStyle w:val="CommentText"/>
      </w:pPr>
      <w:r>
        <w:rPr>
          <w:rStyle w:val="CommentReference"/>
        </w:rPr>
        <w:annotationRef/>
      </w:r>
      <w:r>
        <w:t>Some of these scores are very low (e.g. for Classification, Redshift Type)--doesn’t seem like it’s really explained too much in the text.</w:t>
      </w:r>
    </w:p>
  </w:comment>
  <w:comment w:id="227" w:author="Matthew Phillips" w:date="2026-07-19T22:06:00Z" w:initials="MP">
    <w:p w14:paraId="24851A44" w14:textId="77777777" w:rsidR="005236F2" w:rsidRDefault="005236F2" w:rsidP="005236F2">
      <w:pPr>
        <w:pStyle w:val="CommentText"/>
      </w:pPr>
      <w:r>
        <w:rPr>
          <w:rStyle w:val="CommentReference"/>
        </w:rPr>
        <w:annotationRef/>
      </w:r>
      <w:r>
        <w:t>Does a model which is run locally even have a “token budget”?</w:t>
      </w:r>
    </w:p>
  </w:comment>
  <w:comment w:id="229" w:author="Matthew Phillips" w:date="2026-07-19T22:01:00Z" w:initials="MP">
    <w:p w14:paraId="459B558C" w14:textId="77777777" w:rsidR="003D4AF9" w:rsidRDefault="003D4AF9" w:rsidP="003D4AF9">
      <w:pPr>
        <w:pStyle w:val="CommentText"/>
      </w:pPr>
      <w:r>
        <w:rPr>
          <w:rStyle w:val="CommentReference"/>
        </w:rPr>
        <w:annotationRef/>
      </w:r>
      <w:r>
        <w:t>This is already the section heading of 4.3.3.</w:t>
      </w:r>
    </w:p>
  </w:comment>
  <w:comment w:id="228" w:author="Matthew Phillips" w:date="2026-07-19T22:09:00Z" w:initials="MP">
    <w:p w14:paraId="0BC6EAAE" w14:textId="77777777" w:rsidR="005236F2" w:rsidRDefault="005236F2" w:rsidP="005236F2">
      <w:pPr>
        <w:pStyle w:val="CommentText"/>
      </w:pPr>
      <w:r>
        <w:rPr>
          <w:rStyle w:val="CommentReference"/>
        </w:rPr>
        <w:annotationRef/>
      </w:r>
      <w:r>
        <w:t>If I understand the point being made here, it is pretty obvious, and as mentioned this is already the section heading of 4.3.3, so I’d just delete this whole section.</w:t>
      </w:r>
    </w:p>
  </w:comment>
  <w:comment w:id="236" w:author="Matthew Phillips" w:date="2026-07-19T22:07:00Z" w:initials="MP">
    <w:p w14:paraId="0C5D2209" w14:textId="77777777" w:rsidR="005236F2" w:rsidRDefault="005236F2" w:rsidP="005236F2">
      <w:pPr>
        <w:pStyle w:val="CommentText"/>
      </w:pPr>
      <w:r>
        <w:rPr>
          <w:rStyle w:val="CommentReference"/>
        </w:rPr>
        <w:annotationRef/>
      </w:r>
      <w:r>
        <w:t>I already told you this: You do not put coauthors in the acknowledgements.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6841B1" w15:done="0"/>
  <w15:commentEx w15:paraId="72FAF8E5" w15:done="0"/>
  <w15:commentEx w15:paraId="1537084F" w15:paraIdParent="72FAF8E5" w15:done="0"/>
  <w15:commentEx w15:paraId="225F7558" w15:done="0"/>
  <w15:commentEx w15:paraId="41D2554A" w15:done="0"/>
  <w15:commentEx w15:paraId="21960831" w15:done="0"/>
  <w15:commentEx w15:paraId="459D5CC3" w15:done="0"/>
  <w15:commentEx w15:paraId="705DE9D3" w15:paraIdParent="459D5CC3" w15:done="0"/>
  <w15:commentEx w15:paraId="659700CB" w15:done="0"/>
  <w15:commentEx w15:paraId="45296CD1" w15:paraIdParent="659700CB" w15:done="0"/>
  <w15:commentEx w15:paraId="46E9CC95" w15:done="0"/>
  <w15:commentEx w15:paraId="28BCA4BC" w15:done="0"/>
  <w15:commentEx w15:paraId="10DBB750" w15:done="0"/>
  <w15:commentEx w15:paraId="0F0576FB" w15:done="0"/>
  <w15:commentEx w15:paraId="20DA80FA" w15:done="0"/>
  <w15:commentEx w15:paraId="6BEA0E2B" w15:done="0"/>
  <w15:commentEx w15:paraId="5DC86292" w15:done="0"/>
  <w15:commentEx w15:paraId="72E4A448" w15:done="0"/>
  <w15:commentEx w15:paraId="6E0F707A" w15:paraIdParent="72E4A448" w15:done="0"/>
  <w15:commentEx w15:paraId="22F29CE4" w15:done="0"/>
  <w15:commentEx w15:paraId="2FD429D5" w15:done="0"/>
  <w15:commentEx w15:paraId="4457B7CD" w15:done="0"/>
  <w15:commentEx w15:paraId="45E328A6" w15:done="0"/>
  <w15:commentEx w15:paraId="1B2FA7E5" w15:done="0"/>
  <w15:commentEx w15:paraId="78EC57A6" w15:done="0"/>
  <w15:commentEx w15:paraId="24851A44" w15:done="0"/>
  <w15:commentEx w15:paraId="459B558C" w15:done="0"/>
  <w15:commentEx w15:paraId="0BC6EAAE" w15:done="0"/>
  <w15:commentEx w15:paraId="0C5D22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984992" w16cex:dateUtc="2026-07-18T04:06:00Z"/>
  <w16cex:commentExtensible w16cex:durableId="6536AE00" w16cex:dateUtc="2026-07-20T00:40:00Z"/>
  <w16cex:commentExtensible w16cex:durableId="377BA357" w16cex:dateUtc="2026-07-20T00:46:00Z"/>
  <w16cex:commentExtensible w16cex:durableId="3A7E7B10" w16cex:dateUtc="2026-07-20T00:58:00Z"/>
  <w16cex:commentExtensible w16cex:durableId="27315634" w16cex:dateUtc="2026-07-20T01:01:00Z"/>
  <w16cex:commentExtensible w16cex:durableId="1C598D3F" w16cex:dateUtc="2026-07-20T01:07:00Z"/>
  <w16cex:commentExtensible w16cex:durableId="0EEC67AD" w16cex:dateUtc="2026-07-20T01:14:00Z"/>
  <w16cex:commentExtensible w16cex:durableId="1687C8DC" w16cex:dateUtc="2026-07-20T01:15:00Z"/>
  <w16cex:commentExtensible w16cex:durableId="4DE75EDF" w16cex:dateUtc="2026-07-20T01:10:00Z"/>
  <w16cex:commentExtensible w16cex:durableId="679723A3" w16cex:dateUtc="2026-07-20T01:11:00Z"/>
  <w16cex:commentExtensible w16cex:durableId="09740A0A" w16cex:dateUtc="2026-07-20T01:26:00Z"/>
  <w16cex:commentExtensible w16cex:durableId="3245B0F3" w16cex:dateUtc="2026-07-20T01:26:00Z"/>
  <w16cex:commentExtensible w16cex:durableId="76A19F4A" w16cex:dateUtc="2026-07-20T02:12:00Z"/>
  <w16cex:commentExtensible w16cex:durableId="45084F30" w16cex:dateUtc="2026-07-20T02:20:00Z"/>
  <w16cex:commentExtensible w16cex:durableId="1F7BD15D" w16cex:dateUtc="2026-07-20T02:21:00Z"/>
  <w16cex:commentExtensible w16cex:durableId="3F01FBDD" w16cex:dateUtc="2026-07-20T02:22:00Z"/>
  <w16cex:commentExtensible w16cex:durableId="33C59C9C" w16cex:dateUtc="2026-07-20T02:39:00Z"/>
  <w16cex:commentExtensible w16cex:durableId="13693DB8" w16cex:dateUtc="2026-07-20T02:38:00Z"/>
  <w16cex:commentExtensible w16cex:durableId="24772968" w16cex:dateUtc="2026-07-20T02:40:00Z"/>
  <w16cex:commentExtensible w16cex:durableId="0B8BF9F9" w16cex:dateUtc="2026-07-20T02:44:00Z"/>
  <w16cex:commentExtensible w16cex:durableId="10430F93" w16cex:dateUtc="2026-07-20T02:45:00Z"/>
  <w16cex:commentExtensible w16cex:durableId="3A5A0407" w16cex:dateUtc="2026-07-20T02:47:00Z"/>
  <w16cex:commentExtensible w16cex:durableId="35591BD3" w16cex:dateUtc="2026-07-20T02:57:00Z"/>
  <w16cex:commentExtensible w16cex:durableId="11BDBE8D" w16cex:dateUtc="2026-07-20T02:58:00Z"/>
  <w16cex:commentExtensible w16cex:durableId="3107BD5E" w16cex:dateUtc="2026-07-20T03:02:00Z"/>
  <w16cex:commentExtensible w16cex:durableId="26CB969D" w16cex:dateUtc="2026-07-20T03:06:00Z"/>
  <w16cex:commentExtensible w16cex:durableId="27E90950" w16cex:dateUtc="2026-07-20T03:01:00Z"/>
  <w16cex:commentExtensible w16cex:durableId="4BCE2ABC" w16cex:dateUtc="2026-07-20T03:09:00Z"/>
  <w16cex:commentExtensible w16cex:durableId="0F02642B" w16cex:dateUtc="2026-07-20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6841B1" w16cid:durableId="21984992"/>
  <w16cid:commentId w16cid:paraId="72FAF8E5" w16cid:durableId="6536AE00"/>
  <w16cid:commentId w16cid:paraId="1537084F" w16cid:durableId="377BA357"/>
  <w16cid:commentId w16cid:paraId="225F7558" w16cid:durableId="3A7E7B10"/>
  <w16cid:commentId w16cid:paraId="41D2554A" w16cid:durableId="27315634"/>
  <w16cid:commentId w16cid:paraId="21960831" w16cid:durableId="1C598D3F"/>
  <w16cid:commentId w16cid:paraId="459D5CC3" w16cid:durableId="0EEC67AD"/>
  <w16cid:commentId w16cid:paraId="705DE9D3" w16cid:durableId="1687C8DC"/>
  <w16cid:commentId w16cid:paraId="659700CB" w16cid:durableId="4DE75EDF"/>
  <w16cid:commentId w16cid:paraId="45296CD1" w16cid:durableId="679723A3"/>
  <w16cid:commentId w16cid:paraId="46E9CC95" w16cid:durableId="09740A0A"/>
  <w16cid:commentId w16cid:paraId="28BCA4BC" w16cid:durableId="3245B0F3"/>
  <w16cid:commentId w16cid:paraId="10DBB750" w16cid:durableId="76A19F4A"/>
  <w16cid:commentId w16cid:paraId="0F0576FB" w16cid:durableId="45084F30"/>
  <w16cid:commentId w16cid:paraId="20DA80FA" w16cid:durableId="1F7BD15D"/>
  <w16cid:commentId w16cid:paraId="6BEA0E2B" w16cid:durableId="3F01FBDD"/>
  <w16cid:commentId w16cid:paraId="5DC86292" w16cid:durableId="33C59C9C"/>
  <w16cid:commentId w16cid:paraId="72E4A448" w16cid:durableId="13693DB8"/>
  <w16cid:commentId w16cid:paraId="6E0F707A" w16cid:durableId="24772968"/>
  <w16cid:commentId w16cid:paraId="22F29CE4" w16cid:durableId="0B8BF9F9"/>
  <w16cid:commentId w16cid:paraId="2FD429D5" w16cid:durableId="10430F93"/>
  <w16cid:commentId w16cid:paraId="4457B7CD" w16cid:durableId="3A5A0407"/>
  <w16cid:commentId w16cid:paraId="45E328A6" w16cid:durableId="35591BD3"/>
  <w16cid:commentId w16cid:paraId="1B2FA7E5" w16cid:durableId="11BDBE8D"/>
  <w16cid:commentId w16cid:paraId="78EC57A6" w16cid:durableId="3107BD5E"/>
  <w16cid:commentId w16cid:paraId="24851A44" w16cid:durableId="26CB969D"/>
  <w16cid:commentId w16cid:paraId="459B558C" w16cid:durableId="27E90950"/>
  <w16cid:commentId w16cid:paraId="0BC6EAAE" w16cid:durableId="4BCE2ABC"/>
  <w16cid:commentId w16cid:paraId="0C5D2209" w16cid:durableId="0F0264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1030D" w14:textId="77777777" w:rsidR="00185AD1" w:rsidRDefault="00185AD1">
      <w:r>
        <w:separator/>
      </w:r>
    </w:p>
  </w:endnote>
  <w:endnote w:type="continuationSeparator" w:id="0">
    <w:p w14:paraId="44D4F5D1" w14:textId="77777777" w:rsidR="00185AD1" w:rsidRDefault="00185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4492" w14:textId="77777777" w:rsidR="00432DC2" w:rsidRDefault="00432D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CA4F" w14:textId="77777777" w:rsidR="007A6DC1" w:rsidRDefault="007A6DC1">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DABB" w14:textId="77777777" w:rsidR="00432DC2" w:rsidRDefault="00432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C5D3" w14:textId="77777777" w:rsidR="00185AD1" w:rsidRDefault="00185AD1">
      <w:r>
        <w:separator/>
      </w:r>
    </w:p>
  </w:footnote>
  <w:footnote w:type="continuationSeparator" w:id="0">
    <w:p w14:paraId="063DF670" w14:textId="77777777" w:rsidR="00185AD1" w:rsidRDefault="00185AD1">
      <w:r>
        <w:continuationSeparator/>
      </w:r>
    </w:p>
  </w:footnote>
  <w:footnote w:type="continuationNotice" w:id="1">
    <w:p w14:paraId="02F14065" w14:textId="77777777" w:rsidR="00185AD1" w:rsidRDefault="00185AD1"/>
  </w:footnote>
  <w:footnote w:id="2">
    <w:p w14:paraId="336064EA" w14:textId="78A8D9FC" w:rsidR="00122B4E" w:rsidDel="00122B4E" w:rsidRDefault="00122B4E">
      <w:pPr>
        <w:pStyle w:val="FootnoteText"/>
        <w:rPr>
          <w:del w:id="1" w:author="Matthew Phillips" w:date="2026-07-19T19:35:00Z" w16du:dateUtc="2026-07-20T00:35:00Z"/>
        </w:rPr>
      </w:pPr>
      <w:r>
        <w:t xml:space="preserve">*Corresponding </w:t>
      </w:r>
      <w:ins w:id="2" w:author="Matthew Phillips" w:date="2026-07-19T19:35:00Z" w16du:dateUtc="2026-07-20T00:35:00Z">
        <w:r>
          <w:t xml:space="preserve">author: </w:t>
        </w:r>
        <w:r>
          <w:fldChar w:fldCharType="begin"/>
        </w:r>
        <w:r>
          <w:instrText>HYPERLINK "mailto:</w:instrText>
        </w:r>
        <w:r w:rsidRPr="00F41E80">
          <w:instrText>phill923@umn.edu</w:instrText>
        </w:r>
        <w:r>
          <w:instrText>"</w:instrText>
        </w:r>
        <w:r>
          <w:fldChar w:fldCharType="separate"/>
        </w:r>
        <w:r w:rsidRPr="00EB36D8">
          <w:rPr>
            <w:rStyle w:val="Hyperlink"/>
          </w:rPr>
          <w:t>phill923@umn.edu</w:t>
        </w:r>
        <w:r>
          <w:fldChar w:fldCharType="end"/>
        </w:r>
        <w:r>
          <w:t>.</w:t>
        </w:r>
      </w:ins>
    </w:p>
    <w:p w14:paraId="18B02A39" w14:textId="05227318" w:rsidR="00E7149E" w:rsidRDefault="00F41E80">
      <w:pPr>
        <w:pStyle w:val="FootnoteText"/>
      </w:pPr>
      <w:r>
        <w:rPr>
          <w:rStyle w:val="FootnoteReference"/>
        </w:rPr>
        <w:footnoteRef/>
      </w:r>
      <w:r>
        <w:t xml:space="preserve"> </w:t>
      </w:r>
      <w:r w:rsidRPr="00F41E80">
        <w:t>School of Physics and Astronomy, University of Minnesota, Minneapolis, MN 55455, USA</w:t>
      </w:r>
      <w:ins w:id="3" w:author="Matthew Phillips" w:date="2026-07-19T19:35:00Z" w16du:dateUtc="2026-07-20T00:35:00Z">
        <w:r w:rsidR="00122B4E">
          <w:t>.</w:t>
        </w:r>
      </w:ins>
      <w:del w:id="4" w:author="Matthew Phillips" w:date="2026-07-17T23:08:00Z" w16du:dateUtc="2026-07-18T04:08:00Z">
        <w:r w:rsidRPr="00F41E80" w:rsidDel="00E7149E">
          <w:delText>;</w:delText>
        </w:r>
      </w:del>
      <w:del w:id="5" w:author="Matthew Phillips" w:date="2026-07-19T19:35:00Z" w16du:dateUtc="2026-07-20T00:35:00Z">
        <w:r w:rsidRPr="00F41E80" w:rsidDel="00122B4E">
          <w:delText xml:space="preserve"> </w:delText>
        </w:r>
        <w:r w:rsidR="00223EE9" w:rsidDel="00122B4E">
          <w:delText>.</w:delText>
        </w:r>
      </w:del>
    </w:p>
  </w:footnote>
  <w:footnote w:id="3">
    <w:p w14:paraId="2E209B18" w14:textId="609FE5D7" w:rsidR="00223EE9" w:rsidRDefault="00223EE9">
      <w:pPr>
        <w:pStyle w:val="FootnoteText"/>
      </w:pPr>
      <w:r>
        <w:rPr>
          <w:rStyle w:val="FootnoteReference"/>
        </w:rPr>
        <w:footnoteRef/>
      </w:r>
      <w:r>
        <w:t xml:space="preserve"> </w:t>
      </w:r>
      <w:r w:rsidRPr="00223EE9">
        <w:t>Unified Astronomy Thesaurus concepts: Time domain astronomy (2109); Transient sources (1851); Gamma-ray bursts</w:t>
      </w:r>
      <w:r>
        <w:t xml:space="preserve">. </w:t>
      </w:r>
      <w:r w:rsidRPr="00223EE9">
        <w:t>(629); Astronomy data analysis (1858); Astronomy databases (83)</w:t>
      </w:r>
      <w:r>
        <w:t>.</w:t>
      </w:r>
    </w:p>
  </w:footnote>
  <w:footnote w:id="4">
    <w:p w14:paraId="2971CCA4" w14:textId="3C001B59" w:rsidR="00F41E80" w:rsidRDefault="00F41E80">
      <w:pPr>
        <w:pStyle w:val="FootnoteText"/>
      </w:pPr>
      <w:r>
        <w:rPr>
          <w:rStyle w:val="FootnoteReference"/>
        </w:rPr>
        <w:footnoteRef/>
      </w:r>
      <w:r>
        <w:t xml:space="preserve"> </w:t>
      </w:r>
      <w:r w:rsidRPr="00F41E80">
        <w:t>Sotnikov &amp; Chaikova (2023) earlier demonstrated zero</w:t>
      </w:r>
      <w:ins w:id="48" w:author="Matthew Phillips" w:date="2026-07-19T19:36:00Z" w16du:dateUtc="2026-07-20T00:36:00Z">
        <w:r w:rsidR="00122B4E">
          <w:t xml:space="preserve"> </w:t>
        </w:r>
      </w:ins>
      <w:r w:rsidRPr="00F41E80">
        <w:t>and few-shot language-model extraction of event parameters from GCN Circulars and Astronomer’s Telegrams (Rutledge 1998), without a validated output schema.</w:t>
      </w:r>
    </w:p>
  </w:footnote>
  <w:footnote w:id="5">
    <w:p w14:paraId="048CB46E" w14:textId="77777777" w:rsidR="007A6DC1" w:rsidRDefault="00000000">
      <w:pPr>
        <w:pStyle w:val="BodyA"/>
      </w:pPr>
      <w:r>
        <w:rPr>
          <w:vertAlign w:val="superscript"/>
        </w:rPr>
        <w:footnoteRef/>
      </w:r>
      <w:r>
        <w:t xml:space="preserve"> pip install circex—https://pypi.org/project/circex/</w:t>
      </w:r>
    </w:p>
  </w:footnote>
  <w:footnote w:id="6">
    <w:p w14:paraId="24F2855A" w14:textId="77777777" w:rsidR="007A6DC1" w:rsidRDefault="00000000">
      <w:pPr>
        <w:pStyle w:val="BodyA"/>
      </w:pPr>
      <w:r>
        <w:rPr>
          <w:vertAlign w:val="superscript"/>
        </w:rPr>
        <w:footnoteRef/>
      </w:r>
      <w:r>
        <w:t xml:space="preserve"> SkyPortal: https://skyportal.io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391C" w14:textId="77777777" w:rsidR="00432DC2" w:rsidRDefault="00432D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DCCA" w14:textId="77777777" w:rsidR="007A6DC1" w:rsidRDefault="007A6DC1">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0BE2" w14:textId="77777777" w:rsidR="00432DC2" w:rsidRDefault="00432DC2">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Phillips">
    <w15:presenceInfo w15:providerId="Windows Live" w15:userId="35ffd9bc456a0d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C1"/>
    <w:rsid w:val="00051959"/>
    <w:rsid w:val="000E5583"/>
    <w:rsid w:val="00122B4E"/>
    <w:rsid w:val="00185AD1"/>
    <w:rsid w:val="00196D13"/>
    <w:rsid w:val="00202A9C"/>
    <w:rsid w:val="00223EE9"/>
    <w:rsid w:val="00282A4B"/>
    <w:rsid w:val="00340AED"/>
    <w:rsid w:val="003D4AF9"/>
    <w:rsid w:val="00421A50"/>
    <w:rsid w:val="004248BE"/>
    <w:rsid w:val="00432DC2"/>
    <w:rsid w:val="00435B36"/>
    <w:rsid w:val="005236F2"/>
    <w:rsid w:val="006561B1"/>
    <w:rsid w:val="00691912"/>
    <w:rsid w:val="00703B2D"/>
    <w:rsid w:val="0070668D"/>
    <w:rsid w:val="007A6DC1"/>
    <w:rsid w:val="00874AF6"/>
    <w:rsid w:val="00877232"/>
    <w:rsid w:val="008D6FF6"/>
    <w:rsid w:val="009E1CFA"/>
    <w:rsid w:val="009F3E71"/>
    <w:rsid w:val="00B17324"/>
    <w:rsid w:val="00B85E9A"/>
    <w:rsid w:val="00C65301"/>
    <w:rsid w:val="00C76C46"/>
    <w:rsid w:val="00D457BC"/>
    <w:rsid w:val="00E7149E"/>
    <w:rsid w:val="00E96ECC"/>
    <w:rsid w:val="00F41E80"/>
    <w:rsid w:val="00FE07E8"/>
    <w:rsid w:val="00FE5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B6AA"/>
  <w15:docId w15:val="{7B3A0F9B-EA10-42B7-B9BE-EB5AC909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sz w:val="19"/>
      <w:szCs w:val="19"/>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432DC2"/>
    <w:pPr>
      <w:tabs>
        <w:tab w:val="center" w:pos="4680"/>
        <w:tab w:val="right" w:pos="9360"/>
      </w:tabs>
    </w:pPr>
  </w:style>
  <w:style w:type="character" w:customStyle="1" w:styleId="HeaderChar">
    <w:name w:val="Header Char"/>
    <w:basedOn w:val="DefaultParagraphFont"/>
    <w:link w:val="Header"/>
    <w:uiPriority w:val="99"/>
    <w:rsid w:val="00432DC2"/>
    <w:rPr>
      <w:sz w:val="24"/>
      <w:szCs w:val="24"/>
    </w:rPr>
  </w:style>
  <w:style w:type="paragraph" w:styleId="Footer">
    <w:name w:val="footer"/>
    <w:basedOn w:val="Normal"/>
    <w:link w:val="FooterChar"/>
    <w:uiPriority w:val="99"/>
    <w:unhideWhenUsed/>
    <w:rsid w:val="00432DC2"/>
    <w:pPr>
      <w:tabs>
        <w:tab w:val="center" w:pos="4680"/>
        <w:tab w:val="right" w:pos="9360"/>
      </w:tabs>
    </w:pPr>
  </w:style>
  <w:style w:type="character" w:customStyle="1" w:styleId="FooterChar">
    <w:name w:val="Footer Char"/>
    <w:basedOn w:val="DefaultParagraphFont"/>
    <w:link w:val="Footer"/>
    <w:uiPriority w:val="99"/>
    <w:rsid w:val="00432DC2"/>
    <w:rPr>
      <w:sz w:val="24"/>
      <w:szCs w:val="24"/>
    </w:rPr>
  </w:style>
  <w:style w:type="paragraph" w:styleId="EndnoteText">
    <w:name w:val="endnote text"/>
    <w:basedOn w:val="Normal"/>
    <w:link w:val="EndnoteTextChar"/>
    <w:uiPriority w:val="99"/>
    <w:semiHidden/>
    <w:unhideWhenUsed/>
    <w:rsid w:val="00F41E80"/>
    <w:rPr>
      <w:sz w:val="20"/>
      <w:szCs w:val="20"/>
    </w:rPr>
  </w:style>
  <w:style w:type="character" w:customStyle="1" w:styleId="EndnoteTextChar">
    <w:name w:val="Endnote Text Char"/>
    <w:basedOn w:val="DefaultParagraphFont"/>
    <w:link w:val="EndnoteText"/>
    <w:uiPriority w:val="99"/>
    <w:semiHidden/>
    <w:rsid w:val="00F41E80"/>
  </w:style>
  <w:style w:type="character" w:styleId="EndnoteReference">
    <w:name w:val="endnote reference"/>
    <w:basedOn w:val="DefaultParagraphFont"/>
    <w:uiPriority w:val="99"/>
    <w:semiHidden/>
    <w:unhideWhenUsed/>
    <w:rsid w:val="00F41E80"/>
    <w:rPr>
      <w:vertAlign w:val="superscript"/>
    </w:rPr>
  </w:style>
  <w:style w:type="paragraph" w:styleId="FootnoteText">
    <w:name w:val="footnote text"/>
    <w:basedOn w:val="Normal"/>
    <w:link w:val="FootnoteTextChar"/>
    <w:uiPriority w:val="99"/>
    <w:semiHidden/>
    <w:unhideWhenUsed/>
    <w:rsid w:val="00F41E80"/>
    <w:rPr>
      <w:sz w:val="20"/>
      <w:szCs w:val="20"/>
    </w:rPr>
  </w:style>
  <w:style w:type="character" w:customStyle="1" w:styleId="FootnoteTextChar">
    <w:name w:val="Footnote Text Char"/>
    <w:basedOn w:val="DefaultParagraphFont"/>
    <w:link w:val="FootnoteText"/>
    <w:uiPriority w:val="99"/>
    <w:semiHidden/>
    <w:rsid w:val="00F41E80"/>
  </w:style>
  <w:style w:type="character" w:styleId="FootnoteReference">
    <w:name w:val="footnote reference"/>
    <w:basedOn w:val="DefaultParagraphFont"/>
    <w:uiPriority w:val="99"/>
    <w:semiHidden/>
    <w:unhideWhenUsed/>
    <w:rsid w:val="00F41E80"/>
    <w:rPr>
      <w:vertAlign w:val="superscript"/>
    </w:rPr>
  </w:style>
  <w:style w:type="paragraph" w:styleId="Revision">
    <w:name w:val="Revision"/>
    <w:hidden/>
    <w:uiPriority w:val="99"/>
    <w:semiHidden/>
    <w:rsid w:val="00FE07E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FE07E8"/>
    <w:rPr>
      <w:sz w:val="16"/>
      <w:szCs w:val="16"/>
    </w:rPr>
  </w:style>
  <w:style w:type="paragraph" w:styleId="CommentText">
    <w:name w:val="annotation text"/>
    <w:basedOn w:val="Normal"/>
    <w:link w:val="CommentTextChar"/>
    <w:uiPriority w:val="99"/>
    <w:unhideWhenUsed/>
    <w:rsid w:val="00FE07E8"/>
    <w:rPr>
      <w:sz w:val="20"/>
      <w:szCs w:val="20"/>
    </w:rPr>
  </w:style>
  <w:style w:type="character" w:customStyle="1" w:styleId="CommentTextChar">
    <w:name w:val="Comment Text Char"/>
    <w:basedOn w:val="DefaultParagraphFont"/>
    <w:link w:val="CommentText"/>
    <w:uiPriority w:val="99"/>
    <w:rsid w:val="00FE07E8"/>
  </w:style>
  <w:style w:type="paragraph" w:styleId="CommentSubject">
    <w:name w:val="annotation subject"/>
    <w:basedOn w:val="CommentText"/>
    <w:next w:val="CommentText"/>
    <w:link w:val="CommentSubjectChar"/>
    <w:uiPriority w:val="99"/>
    <w:semiHidden/>
    <w:unhideWhenUsed/>
    <w:rsid w:val="00FE07E8"/>
    <w:rPr>
      <w:b/>
      <w:bCs/>
    </w:rPr>
  </w:style>
  <w:style w:type="character" w:customStyle="1" w:styleId="CommentSubjectChar">
    <w:name w:val="Comment Subject Char"/>
    <w:basedOn w:val="CommentTextChar"/>
    <w:link w:val="CommentSubject"/>
    <w:uiPriority w:val="99"/>
    <w:semiHidden/>
    <w:rsid w:val="00FE07E8"/>
    <w:rPr>
      <w:b/>
      <w:bCs/>
    </w:rPr>
  </w:style>
  <w:style w:type="character" w:styleId="UnresolvedMention">
    <w:name w:val="Unresolved Mention"/>
    <w:basedOn w:val="DefaultParagraphFont"/>
    <w:uiPriority w:val="99"/>
    <w:semiHidden/>
    <w:unhideWhenUsed/>
    <w:rsid w:val="00E7149E"/>
    <w:rPr>
      <w:color w:val="605E5C"/>
      <w:shd w:val="clear" w:color="auto" w:fill="E1DFDD"/>
    </w:rPr>
  </w:style>
  <w:style w:type="table" w:styleId="TableGrid">
    <w:name w:val="Table Grid"/>
    <w:basedOn w:val="TableNormal"/>
    <w:uiPriority w:val="39"/>
    <w:rsid w:val="00656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38C15F-3EC1-4EB4-A7D9-AD3D7DAD8792}">
  <we:reference id="wa200010725" version="1.0.0.1" store="en-US" storeType="OMEX"/>
  <we:alternateReferences>
    <we:reference id="wa200010725" version="1.0.0.1" store="wa200010725" storeType="OMEX"/>
  </we:alternateReferences>
  <we:properties>
    <we:property name="claude.fileId" value="&quot;ddb0c4ad-3486-4931-89df-16cf2fcada2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2E36197-9F3D-4383-975D-D102CF455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3850</TotalTime>
  <Pages>7</Pages>
  <Words>4241</Words>
  <Characters>24306</Characters>
  <Application>Microsoft Office Word</Application>
  <DocSecurity>0</DocSecurity>
  <Lines>607</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Phillips</cp:lastModifiedBy>
  <cp:revision>13</cp:revision>
  <cp:lastPrinted>2026-07-17T05:28:00Z</cp:lastPrinted>
  <dcterms:created xsi:type="dcterms:W3CDTF">2026-07-17T01:52:00Z</dcterms:created>
  <dcterms:modified xsi:type="dcterms:W3CDTF">2026-07-20T03:11:00Z</dcterms:modified>
</cp:coreProperties>
</file>